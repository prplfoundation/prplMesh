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317" w:rsidDel="00800DC9" w:rsidRDefault="00CA3CCA">
      <w:pPr>
        <w:pStyle w:val="Title"/>
        <w:divId w:val="1"/>
        <w:rPr>
          <w:del w:id="0" w:author="Amram, Lior" w:date="2019-06-13T14:40:00Z"/>
        </w:rPr>
      </w:pPr>
      <w:del w:id="1" w:author="Amram, Lior" w:date="2019-06-13T14:40:00Z">
        <w:r w:rsidDel="00800DC9">
          <w:delText>BeeRocks V1.4 Architecture</w:delText>
        </w:r>
      </w:del>
    </w:p>
    <w:p w:rsidR="00740317" w:rsidDel="00800DC9" w:rsidRDefault="00CA3CCA">
      <w:pPr>
        <w:pStyle w:val="Title"/>
        <w:divId w:val="2"/>
        <w:rPr>
          <w:del w:id="2" w:author="Amram, Lior" w:date="2019-06-13T14:40:00Z"/>
        </w:rPr>
      </w:pPr>
      <w:del w:id="3" w:author="Amram, Lior" w:date="2019-06-13T14:40:00Z">
        <w:r w:rsidDel="00800DC9">
          <w:delText>Review History</w:delText>
        </w:r>
      </w:del>
    </w:p>
    <w:p w:rsidR="00740317" w:rsidDel="00800DC9" w:rsidRDefault="00CA3CCA">
      <w:pPr>
        <w:divId w:val="3"/>
        <w:rPr>
          <w:del w:id="4" w:author="Amram, Lior" w:date="2019-06-13T14:40:00Z"/>
        </w:rPr>
      </w:pPr>
      <w:del w:id="5" w:author="Amram, Lior" w:date="2019-06-13T14:40:00Z">
        <w:r w:rsidDel="00800DC9">
          <w:delText>​​</w:delText>
        </w:r>
      </w:del>
    </w:p>
    <w:tbl>
      <w:tblPr>
        <w:tblStyle w:val="PolarionTableNormal"/>
        <w:tblW w:w="9000" w:type="dxa"/>
        <w:jc w:val="center"/>
        <w:tblLook w:val="04A0" w:firstRow="1" w:lastRow="0" w:firstColumn="1" w:lastColumn="0" w:noHBand="0" w:noVBand="1"/>
      </w:tblPr>
      <w:tblGrid>
        <w:gridCol w:w="948"/>
        <w:gridCol w:w="4306"/>
        <w:gridCol w:w="2153"/>
        <w:gridCol w:w="1593"/>
      </w:tblGrid>
      <w:tr w:rsidR="00740317" w:rsidDel="00800DC9">
        <w:trPr>
          <w:divId w:val="4"/>
          <w:trHeight w:val="180"/>
          <w:jc w:val="center"/>
          <w:del w:id="6" w:author="Amram, Lior" w:date="2019-06-13T14:40:00Z"/>
        </w:trPr>
        <w:tc>
          <w:tcPr>
            <w:tcW w:w="880" w:type="dxa"/>
            <w:tcBorders>
              <w:top w:val="single" w:sz="8" w:space="0" w:color="CCCCCC"/>
              <w:left w:val="single" w:sz="8" w:space="0" w:color="CCCCCC"/>
              <w:bottom w:val="single" w:sz="8" w:space="0" w:color="CCCCCC"/>
              <w:right w:val="single" w:sz="8" w:space="0" w:color="CCCCCC"/>
            </w:tcBorders>
            <w:shd w:val="clear" w:color="auto" w:fill="F0F0F0"/>
            <w:tcMar>
              <w:top w:w="80" w:type="dxa"/>
              <w:left w:w="80" w:type="dxa"/>
              <w:bottom w:w="80" w:type="dxa"/>
              <w:right w:w="80" w:type="dxa"/>
            </w:tcMar>
          </w:tcPr>
          <w:p w:rsidR="00740317" w:rsidDel="00800DC9" w:rsidRDefault="00CA3CCA">
            <w:pPr>
              <w:rPr>
                <w:del w:id="7" w:author="Amram, Lior" w:date="2019-06-13T14:40:00Z"/>
              </w:rPr>
            </w:pPr>
            <w:del w:id="8" w:author="Amram, Lior" w:date="2019-06-13T14:40:00Z">
              <w:r w:rsidDel="00800DC9">
                <w:delText>Rev</w:delText>
              </w:r>
            </w:del>
          </w:p>
        </w:tc>
        <w:tc>
          <w:tcPr>
            <w:tcW w:w="4000" w:type="dxa"/>
            <w:tcBorders>
              <w:top w:val="single" w:sz="8" w:space="0" w:color="CCCCCC"/>
              <w:left w:val="single" w:sz="8" w:space="0" w:color="CCCCCC"/>
              <w:bottom w:val="single" w:sz="8" w:space="0" w:color="CCCCCC"/>
              <w:right w:val="single" w:sz="8" w:space="0" w:color="CCCCCC"/>
            </w:tcBorders>
            <w:shd w:val="clear" w:color="auto" w:fill="F0F0F0"/>
            <w:tcMar>
              <w:top w:w="80" w:type="dxa"/>
              <w:left w:w="80" w:type="dxa"/>
              <w:bottom w:w="80" w:type="dxa"/>
              <w:right w:w="80" w:type="dxa"/>
            </w:tcMar>
          </w:tcPr>
          <w:p w:rsidR="00740317" w:rsidDel="00800DC9" w:rsidRDefault="00CA3CCA">
            <w:pPr>
              <w:rPr>
                <w:del w:id="9" w:author="Amram, Lior" w:date="2019-06-13T14:40:00Z"/>
              </w:rPr>
            </w:pPr>
            <w:del w:id="10" w:author="Amram, Lior" w:date="2019-06-13T14:40:00Z">
              <w:r w:rsidDel="00800DC9">
                <w:delText>Description</w:delText>
              </w:r>
            </w:del>
          </w:p>
        </w:tc>
        <w:tc>
          <w:tcPr>
            <w:tcW w:w="2000" w:type="dxa"/>
            <w:tcBorders>
              <w:top w:val="single" w:sz="8" w:space="0" w:color="CCCCCC"/>
              <w:left w:val="single" w:sz="8" w:space="0" w:color="CCCCCC"/>
              <w:bottom w:val="single" w:sz="8" w:space="0" w:color="CCCCCC"/>
              <w:right w:val="single" w:sz="8" w:space="0" w:color="CCCCCC"/>
            </w:tcBorders>
            <w:shd w:val="clear" w:color="auto" w:fill="F0F0F0"/>
            <w:tcMar>
              <w:top w:w="80" w:type="dxa"/>
              <w:left w:w="80" w:type="dxa"/>
              <w:bottom w:w="80" w:type="dxa"/>
              <w:right w:w="80" w:type="dxa"/>
            </w:tcMar>
          </w:tcPr>
          <w:p w:rsidR="00740317" w:rsidDel="00800DC9" w:rsidRDefault="00CA3CCA">
            <w:pPr>
              <w:rPr>
                <w:del w:id="11" w:author="Amram, Lior" w:date="2019-06-13T14:40:00Z"/>
              </w:rPr>
            </w:pPr>
            <w:del w:id="12" w:author="Amram, Lior" w:date="2019-06-13T14:40:00Z">
              <w:r w:rsidDel="00800DC9">
                <w:delText>Polarion Version</w:delText>
              </w:r>
            </w:del>
          </w:p>
        </w:tc>
        <w:tc>
          <w:tcPr>
            <w:tcW w:w="1480" w:type="dxa"/>
            <w:tcBorders>
              <w:top w:val="single" w:sz="8" w:space="0" w:color="CCCCCC"/>
              <w:left w:val="single" w:sz="8" w:space="0" w:color="CCCCCC"/>
              <w:bottom w:val="single" w:sz="8" w:space="0" w:color="CCCCCC"/>
              <w:right w:val="single" w:sz="8" w:space="0" w:color="CCCCCC"/>
            </w:tcBorders>
            <w:shd w:val="clear" w:color="auto" w:fill="F0F0F0"/>
            <w:tcMar>
              <w:top w:w="80" w:type="dxa"/>
              <w:left w:w="80" w:type="dxa"/>
              <w:bottom w:w="80" w:type="dxa"/>
              <w:right w:w="80" w:type="dxa"/>
            </w:tcMar>
          </w:tcPr>
          <w:p w:rsidR="00740317" w:rsidDel="00800DC9" w:rsidRDefault="00CA3CCA">
            <w:pPr>
              <w:rPr>
                <w:del w:id="13" w:author="Amram, Lior" w:date="2019-06-13T14:40:00Z"/>
              </w:rPr>
            </w:pPr>
            <w:del w:id="14" w:author="Amram, Lior" w:date="2019-06-13T14:40:00Z">
              <w:r w:rsidDel="00800DC9">
                <w:delText>Date</w:delText>
              </w:r>
            </w:del>
          </w:p>
        </w:tc>
      </w:tr>
      <w:tr w:rsidR="00740317" w:rsidDel="00800DC9">
        <w:trPr>
          <w:divId w:val="4"/>
          <w:trHeight w:val="180"/>
          <w:jc w:val="center"/>
          <w:del w:id="15" w:author="Amram, Lior" w:date="2019-06-13T14:40:00Z"/>
        </w:trPr>
        <w:tc>
          <w:tcPr>
            <w:tcW w:w="8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16" w:author="Amram, Lior" w:date="2019-06-13T14:40:00Z"/>
              </w:rPr>
            </w:pPr>
            <w:del w:id="17" w:author="Amram, Lior" w:date="2019-06-13T14:40:00Z">
              <w:r w:rsidDel="00800DC9">
                <w:delText>0.1</w:delText>
              </w:r>
            </w:del>
          </w:p>
        </w:tc>
        <w:tc>
          <w:tcPr>
            <w:tcW w:w="4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18" w:author="Amram, Lior" w:date="2019-06-13T14:40:00Z"/>
              </w:rPr>
            </w:pPr>
            <w:del w:id="19" w:author="Amram, Lior" w:date="2019-06-13T14:40:00Z">
              <w:r w:rsidDel="00800DC9">
                <w:delText>First draft</w:delText>
              </w:r>
            </w:del>
          </w:p>
        </w:tc>
        <w:tc>
          <w:tcPr>
            <w:tcW w:w="2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20" w:author="Amram, Lior" w:date="2019-06-13T14:40:00Z"/>
              </w:rPr>
            </w:pPr>
            <w:del w:id="21" w:author="Amram, Lior" w:date="2019-06-13T14:40:00Z">
              <w:r w:rsidDel="00800DC9">
                <w:br/>
              </w:r>
            </w:del>
          </w:p>
        </w:tc>
        <w:tc>
          <w:tcPr>
            <w:tcW w:w="14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22" w:author="Amram, Lior" w:date="2019-06-13T14:40:00Z"/>
              </w:rPr>
            </w:pPr>
            <w:del w:id="23" w:author="Amram, Lior" w:date="2019-06-13T14:40:00Z">
              <w:r w:rsidDel="00800DC9">
                <w:delText>01-Jul-2018</w:delText>
              </w:r>
            </w:del>
          </w:p>
        </w:tc>
      </w:tr>
      <w:tr w:rsidR="00740317" w:rsidDel="00800DC9">
        <w:trPr>
          <w:divId w:val="4"/>
          <w:trHeight w:val="180"/>
          <w:jc w:val="center"/>
          <w:del w:id="24" w:author="Amram, Lior" w:date="2019-06-13T14:40:00Z"/>
        </w:trPr>
        <w:tc>
          <w:tcPr>
            <w:tcW w:w="8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25" w:author="Amram, Lior" w:date="2019-06-13T14:40:00Z"/>
              </w:rPr>
            </w:pPr>
            <w:del w:id="26" w:author="Amram, Lior" w:date="2019-06-13T14:40:00Z">
              <w:r w:rsidDel="00800DC9">
                <w:delText>0.2</w:delText>
              </w:r>
            </w:del>
          </w:p>
        </w:tc>
        <w:tc>
          <w:tcPr>
            <w:tcW w:w="4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27" w:author="Amram, Lior" w:date="2019-06-13T14:40:00Z"/>
              </w:rPr>
            </w:pPr>
            <w:del w:id="28" w:author="Amram, Lior" w:date="2019-06-13T14:40:00Z">
              <w:r w:rsidDel="00800DC9">
                <w:delText>Update GW / IRE boot and onbording flows</w:delText>
              </w:r>
            </w:del>
          </w:p>
        </w:tc>
        <w:tc>
          <w:tcPr>
            <w:tcW w:w="2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29" w:author="Amram, Lior" w:date="2019-06-13T14:40:00Z"/>
              </w:rPr>
            </w:pPr>
            <w:del w:id="30" w:author="Amram, Lior" w:date="2019-06-13T14:40:00Z">
              <w:r w:rsidDel="00800DC9">
                <w:rPr>
                  <w:szCs w:val="20"/>
                  <w:shd w:val="clear" w:color="auto" w:fill="FFFFFF"/>
                </w:rPr>
                <w:delText>170250</w:delText>
              </w:r>
            </w:del>
          </w:p>
        </w:tc>
        <w:tc>
          <w:tcPr>
            <w:tcW w:w="14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31" w:author="Amram, Lior" w:date="2019-06-13T14:40:00Z"/>
              </w:rPr>
            </w:pPr>
            <w:del w:id="32" w:author="Amram, Lior" w:date="2019-06-13T14:40:00Z">
              <w:r w:rsidDel="00800DC9">
                <w:delText>16-Jul-2018</w:delText>
              </w:r>
            </w:del>
          </w:p>
        </w:tc>
      </w:tr>
      <w:tr w:rsidR="00740317" w:rsidDel="00800DC9">
        <w:trPr>
          <w:divId w:val="4"/>
          <w:trHeight w:val="180"/>
          <w:jc w:val="center"/>
          <w:del w:id="33" w:author="Amram, Lior" w:date="2019-06-13T14:40:00Z"/>
        </w:trPr>
        <w:tc>
          <w:tcPr>
            <w:tcW w:w="8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34" w:author="Amram, Lior" w:date="2019-06-13T14:40:00Z"/>
              </w:rPr>
            </w:pPr>
            <w:del w:id="35" w:author="Amram, Lior" w:date="2019-06-13T14:40:00Z">
              <w:r w:rsidDel="00800DC9">
                <w:delText>0.3</w:delText>
              </w:r>
            </w:del>
          </w:p>
        </w:tc>
        <w:tc>
          <w:tcPr>
            <w:tcW w:w="4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36" w:author="Amram, Lior" w:date="2019-06-13T14:40:00Z"/>
              </w:rPr>
            </w:pPr>
            <w:del w:id="37" w:author="Amram, Lior" w:date="2019-06-13T14:40:00Z">
              <w:r w:rsidDel="00800DC9">
                <w:delText>Update controller discovery and AP-Configuration </w:delText>
              </w:r>
            </w:del>
          </w:p>
        </w:tc>
        <w:tc>
          <w:tcPr>
            <w:tcW w:w="2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38" w:author="Amram, Lior" w:date="2019-06-13T14:40:00Z"/>
              </w:rPr>
            </w:pPr>
            <w:del w:id="39" w:author="Amram, Lior" w:date="2019-06-13T14:40:00Z">
              <w:r w:rsidDel="00800DC9">
                <w:rPr>
                  <w:szCs w:val="20"/>
                  <w:shd w:val="clear" w:color="auto" w:fill="FFFFFF"/>
                </w:rPr>
                <w:delText>171542</w:delText>
              </w:r>
            </w:del>
          </w:p>
        </w:tc>
        <w:tc>
          <w:tcPr>
            <w:tcW w:w="14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40" w:author="Amram, Lior" w:date="2019-06-13T14:40:00Z"/>
              </w:rPr>
            </w:pPr>
            <w:del w:id="41" w:author="Amram, Lior" w:date="2019-06-13T14:40:00Z">
              <w:r w:rsidDel="00800DC9">
                <w:delText>2-Aug-2018</w:delText>
              </w:r>
            </w:del>
          </w:p>
        </w:tc>
      </w:tr>
      <w:tr w:rsidR="00740317" w:rsidDel="00800DC9">
        <w:trPr>
          <w:divId w:val="4"/>
          <w:trHeight w:val="180"/>
          <w:jc w:val="center"/>
          <w:del w:id="42" w:author="Amram, Lior" w:date="2019-06-13T14:40:00Z"/>
        </w:trPr>
        <w:tc>
          <w:tcPr>
            <w:tcW w:w="8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43" w:author="Amram, Lior" w:date="2019-06-13T14:40:00Z"/>
              </w:rPr>
            </w:pPr>
            <w:del w:id="44" w:author="Amram, Lior" w:date="2019-06-13T14:40:00Z">
              <w:r w:rsidDel="00800DC9">
                <w:delText>0.4</w:delText>
              </w:r>
            </w:del>
          </w:p>
        </w:tc>
        <w:tc>
          <w:tcPr>
            <w:tcW w:w="4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45" w:author="Amram, Lior" w:date="2019-06-13T14:40:00Z"/>
              </w:rPr>
            </w:pPr>
            <w:del w:id="46" w:author="Amram, Lior" w:date="2019-06-13T14:40:00Z">
              <w:r w:rsidDel="00800DC9">
                <w:delText>Added M1/M2 WSC processing flows</w:delText>
              </w:r>
            </w:del>
          </w:p>
        </w:tc>
        <w:tc>
          <w:tcPr>
            <w:tcW w:w="2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47" w:author="Amram, Lior" w:date="2019-06-13T14:40:00Z"/>
              </w:rPr>
            </w:pPr>
            <w:del w:id="48" w:author="Amram, Lior" w:date="2019-06-13T14:40:00Z">
              <w:r w:rsidDel="00800DC9">
                <w:delText>202940</w:delText>
              </w:r>
            </w:del>
          </w:p>
        </w:tc>
        <w:tc>
          <w:tcPr>
            <w:tcW w:w="14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49" w:author="Amram, Lior" w:date="2019-06-13T14:40:00Z"/>
              </w:rPr>
            </w:pPr>
            <w:del w:id="50" w:author="Amram, Lior" w:date="2019-06-13T14:40:00Z">
              <w:r w:rsidDel="00800DC9">
                <w:delText>19-Nov-2018</w:delText>
              </w:r>
            </w:del>
          </w:p>
        </w:tc>
      </w:tr>
      <w:tr w:rsidR="00740317" w:rsidDel="00800DC9">
        <w:trPr>
          <w:divId w:val="4"/>
          <w:trHeight w:val="180"/>
          <w:jc w:val="center"/>
          <w:del w:id="51" w:author="Amram, Lior" w:date="2019-06-13T14:40:00Z"/>
        </w:trPr>
        <w:tc>
          <w:tcPr>
            <w:tcW w:w="8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52" w:author="Amram, Lior" w:date="2019-06-13T14:40:00Z"/>
              </w:rPr>
            </w:pPr>
            <w:del w:id="53" w:author="Amram, Lior" w:date="2019-06-13T14:40:00Z">
              <w:r w:rsidDel="00800DC9">
                <w:delText>0.5</w:delText>
              </w:r>
            </w:del>
          </w:p>
        </w:tc>
        <w:tc>
          <w:tcPr>
            <w:tcW w:w="4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54" w:author="Amram, Lior" w:date="2019-06-13T14:40:00Z"/>
              </w:rPr>
            </w:pPr>
            <w:del w:id="55" w:author="Amram, Lior" w:date="2019-06-13T14:40:00Z">
              <w:r w:rsidDel="00800DC9">
                <w:delText>Add new operating modes</w:delText>
              </w:r>
            </w:del>
          </w:p>
        </w:tc>
        <w:tc>
          <w:tcPr>
            <w:tcW w:w="200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56" w:author="Amram, Lior" w:date="2019-06-13T14:40:00Z"/>
              </w:rPr>
            </w:pPr>
            <w:del w:id="57" w:author="Amram, Lior" w:date="2019-06-13T14:40:00Z">
              <w:r w:rsidDel="00800DC9">
                <w:delText>​</w:delText>
              </w:r>
            </w:del>
          </w:p>
        </w:tc>
        <w:tc>
          <w:tcPr>
            <w:tcW w:w="1480" w:type="dxa"/>
            <w:tcBorders>
              <w:top w:val="single" w:sz="8" w:space="0" w:color="CCCCCC"/>
              <w:left w:val="single" w:sz="8" w:space="0" w:color="CCCCCC"/>
              <w:bottom w:val="single" w:sz="8" w:space="0" w:color="CCCCCC"/>
              <w:right w:val="single" w:sz="8" w:space="0" w:color="CCCCCC"/>
            </w:tcBorders>
            <w:tcMar>
              <w:top w:w="80" w:type="dxa"/>
              <w:left w:w="80" w:type="dxa"/>
              <w:bottom w:w="80" w:type="dxa"/>
              <w:right w:w="80" w:type="dxa"/>
            </w:tcMar>
          </w:tcPr>
          <w:p w:rsidR="00740317" w:rsidDel="00800DC9" w:rsidRDefault="00CA3CCA">
            <w:pPr>
              <w:rPr>
                <w:del w:id="58" w:author="Amram, Lior" w:date="2019-06-13T14:40:00Z"/>
              </w:rPr>
            </w:pPr>
            <w:del w:id="59" w:author="Amram, Lior" w:date="2019-06-13T14:40:00Z">
              <w:r w:rsidDel="00800DC9">
                <w:delText>20-Jan2019</w:delText>
              </w:r>
            </w:del>
          </w:p>
        </w:tc>
      </w:tr>
    </w:tbl>
    <w:p w:rsidR="00740317" w:rsidDel="00800DC9" w:rsidRDefault="00CA3CCA">
      <w:pPr>
        <w:divId w:val="5"/>
        <w:rPr>
          <w:del w:id="60" w:author="Amram, Lior" w:date="2019-06-13T14:40:00Z"/>
        </w:rPr>
      </w:pPr>
      <w:del w:id="61" w:author="Amram, Lior" w:date="2019-06-13T14:40:00Z">
        <w:r w:rsidDel="00800DC9">
          <w:delText>​​</w:delText>
        </w:r>
      </w:del>
    </w:p>
    <w:p w:rsidR="00740317" w:rsidDel="00800DC9" w:rsidRDefault="00CA3CCA">
      <w:pPr>
        <w:pStyle w:val="Title"/>
        <w:divId w:val="6"/>
        <w:rPr>
          <w:del w:id="62" w:author="Amram, Lior" w:date="2019-06-13T14:40:00Z"/>
        </w:rPr>
      </w:pPr>
      <w:del w:id="63" w:author="Amram, Lior" w:date="2019-06-13T14:40:00Z">
        <w:r w:rsidDel="00800DC9">
          <w:delText>Table of Contents</w:delText>
        </w:r>
      </w:del>
    </w:p>
    <w:p w:rsidR="00740317" w:rsidDel="00800DC9" w:rsidRDefault="00CA3CCA">
      <w:pPr>
        <w:divId w:val="7"/>
        <w:rPr>
          <w:del w:id="64" w:author="Amram, Lior" w:date="2019-06-13T14:40:00Z"/>
        </w:rPr>
      </w:pPr>
      <w:del w:id="65" w:author="Amram, Lior" w:date="2019-06-13T14:40:00Z">
        <w:r w:rsidDel="00800DC9">
          <w:delText>​​</w:delText>
        </w:r>
      </w:del>
    </w:p>
    <w:customXmlDelRangeStart w:id="66" w:author="Amram, Lior" w:date="2019-06-13T14:40:00Z"/>
    <w:sdt>
      <w:sdtPr>
        <w:rPr>
          <w:rFonts w:asciiTheme="minorHAnsi" w:eastAsiaTheme="minorHAnsi" w:hAnsiTheme="minorHAnsi"/>
          <w:sz w:val="22"/>
        </w:rPr>
        <w:id w:val="16454565"/>
        <w:docPartObj>
          <w:docPartGallery w:val="Table of Contents"/>
          <w:docPartUnique/>
        </w:docPartObj>
      </w:sdtPr>
      <w:sdtEndPr>
        <w:rPr>
          <w:rFonts w:ascii="Arial" w:eastAsiaTheme="minorEastAsia" w:hAnsi="Arial" w:cstheme="minorBidi"/>
          <w:b w:val="0"/>
          <w:bCs w:val="0"/>
          <w:kern w:val="0"/>
          <w:sz w:val="20"/>
          <w:szCs w:val="22"/>
          <w:lang w:val="de-DE"/>
        </w:rPr>
      </w:sdtEndPr>
      <w:sdtContent>
        <w:customXmlDelRangeEnd w:id="66"/>
        <w:p w:rsidR="00805191" w:rsidRPr="00FF18EA" w:rsidDel="00800DC9" w:rsidRDefault="00805191" w:rsidP="009C59C6">
          <w:pPr>
            <w:pStyle w:val="TOCHeading"/>
            <w:rPr>
              <w:del w:id="67" w:author="Amram, Lior" w:date="2019-06-13T14:40:00Z"/>
            </w:rPr>
          </w:pPr>
          <w:del w:id="68" w:author="Amram, Lior" w:date="2019-06-13T14:40:00Z">
            <w:r w:rsidRPr="00FF18EA" w:rsidDel="00800DC9">
              <w:delText>Contents</w:delText>
            </w:r>
          </w:del>
        </w:p>
        <w:p w:rsidR="004F7A74" w:rsidDel="00800DC9" w:rsidRDefault="00252C50">
          <w:pPr>
            <w:pStyle w:val="TOC1"/>
            <w:rPr>
              <w:del w:id="69" w:author="Amram, Lior" w:date="2019-06-13T14:40:00Z"/>
              <w:rFonts w:asciiTheme="minorHAnsi" w:hAnsiTheme="minorHAnsi" w:cstheme="minorBidi"/>
              <w:b w:val="0"/>
              <w:sz w:val="22"/>
              <w:szCs w:val="22"/>
              <w:lang w:val="de-DE"/>
            </w:rPr>
          </w:pPr>
          <w:del w:id="70" w:author="Amram, Lior" w:date="2019-06-13T14:40:00Z">
            <w:r w:rsidRPr="005C4FDD" w:rsidDel="00800DC9">
              <w:fldChar w:fldCharType="begin"/>
            </w:r>
            <w:r w:rsidR="00805191" w:rsidRPr="005C4FDD" w:rsidDel="00800DC9">
              <w:delInstrText xml:space="preserve"> TOC \o "1-3" \h \z \u </w:delInstrText>
            </w:r>
            <w:r w:rsidRPr="005C4FDD" w:rsidDel="00800DC9">
              <w:fldChar w:fldCharType="separate"/>
            </w:r>
            <w:r w:rsidR="00CA3CCA" w:rsidDel="00800DC9">
              <w:rPr>
                <w:rStyle w:val="Hyperlink"/>
              </w:rPr>
              <w:fldChar w:fldCharType="begin"/>
            </w:r>
            <w:r w:rsidR="00CA3CCA" w:rsidDel="00800DC9">
              <w:rPr>
                <w:rStyle w:val="Hyperlink"/>
              </w:rPr>
              <w:delInstrText xml:space="preserve"> HYPERLINK \l "_Toc392841261" </w:delInstrText>
            </w:r>
            <w:r w:rsidR="00CA3CCA" w:rsidDel="00800DC9">
              <w:rPr>
                <w:rStyle w:val="Hyperlink"/>
              </w:rPr>
              <w:fldChar w:fldCharType="separate"/>
            </w:r>
            <w:r w:rsidR="004F7A74" w:rsidRPr="00D84362" w:rsidDel="00800DC9">
              <w:rPr>
                <w:rStyle w:val="Hyperlink"/>
              </w:rPr>
              <w:delText>1 Heading 1</w:delText>
            </w:r>
            <w:r w:rsidR="004F7A74" w:rsidDel="00800DC9">
              <w:rPr>
                <w:webHidden/>
              </w:rPr>
              <w:tab/>
            </w:r>
            <w:r w:rsidR="004F7A74" w:rsidDel="00800DC9">
              <w:rPr>
                <w:b w:val="0"/>
                <w:webHidden/>
              </w:rPr>
              <w:fldChar w:fldCharType="begin"/>
            </w:r>
            <w:r w:rsidR="004F7A74" w:rsidDel="00800DC9">
              <w:rPr>
                <w:webHidden/>
              </w:rPr>
              <w:delInstrText xml:space="preserve"> PAGEREF _Toc392841261 \h </w:delInstrText>
            </w:r>
            <w:r w:rsidR="004F7A74" w:rsidDel="00800DC9">
              <w:rPr>
                <w:b w:val="0"/>
                <w:webHidden/>
              </w:rPr>
            </w:r>
            <w:r w:rsidR="004F7A74" w:rsidDel="00800DC9">
              <w:rPr>
                <w:b w:val="0"/>
                <w:webHidden/>
              </w:rPr>
              <w:fldChar w:fldCharType="separate"/>
            </w:r>
            <w:r w:rsidR="004F7A74" w:rsidDel="00800DC9">
              <w:rPr>
                <w:webHidden/>
              </w:rPr>
              <w:delText>1</w:delText>
            </w:r>
            <w:r w:rsidR="004F7A74" w:rsidDel="00800DC9">
              <w:rPr>
                <w:b w:val="0"/>
                <w:webHidden/>
              </w:rPr>
              <w:fldChar w:fldCharType="end"/>
            </w:r>
            <w:r w:rsidR="00CA3CCA" w:rsidDel="00800DC9">
              <w:rPr>
                <w:b w:val="0"/>
              </w:rPr>
              <w:fldChar w:fldCharType="end"/>
            </w:r>
          </w:del>
        </w:p>
        <w:p w:rsidR="004F7A74" w:rsidDel="00800DC9" w:rsidRDefault="00CA3CCA">
          <w:pPr>
            <w:pStyle w:val="TOC2"/>
            <w:rPr>
              <w:del w:id="71" w:author="Amram, Lior" w:date="2019-06-13T14:40:00Z"/>
              <w:rFonts w:asciiTheme="minorHAnsi" w:hAnsiTheme="minorHAnsi" w:cstheme="minorBidi"/>
              <w:sz w:val="22"/>
              <w:szCs w:val="22"/>
              <w:lang w:val="de-DE"/>
            </w:rPr>
          </w:pPr>
          <w:del w:id="72" w:author="Amram, Lior" w:date="2019-06-13T14:40:00Z">
            <w:r w:rsidDel="00800DC9">
              <w:rPr>
                <w:rStyle w:val="Hyperlink"/>
              </w:rPr>
              <w:fldChar w:fldCharType="begin"/>
            </w:r>
            <w:r w:rsidDel="00800DC9">
              <w:rPr>
                <w:rStyle w:val="Hyperlink"/>
              </w:rPr>
              <w:delInstrText xml:space="preserve"> HYPERLINK \l "_Toc392841262" </w:delInstrText>
            </w:r>
            <w:r w:rsidDel="00800DC9">
              <w:rPr>
                <w:rStyle w:val="Hyperlink"/>
              </w:rPr>
              <w:fldChar w:fldCharType="separate"/>
            </w:r>
            <w:r w:rsidR="004F7A74" w:rsidRPr="00D84362" w:rsidDel="00800DC9">
              <w:rPr>
                <w:rStyle w:val="Hyperlink"/>
              </w:rPr>
              <w:delText>1.1</w:delText>
            </w:r>
            <w:r w:rsidR="004F7A74" w:rsidDel="00800DC9">
              <w:rPr>
                <w:rFonts w:asciiTheme="minorHAnsi" w:hAnsiTheme="minorHAnsi" w:cstheme="minorBidi"/>
                <w:sz w:val="22"/>
                <w:szCs w:val="22"/>
                <w:lang w:val="de-DE"/>
              </w:rPr>
              <w:tab/>
            </w:r>
            <w:r w:rsidR="004F7A74" w:rsidRPr="00D84362" w:rsidDel="00800DC9">
              <w:rPr>
                <w:rStyle w:val="Hyperlink"/>
              </w:rPr>
              <w:delText>Heading 2</w:delText>
            </w:r>
            <w:r w:rsidR="004F7A74" w:rsidDel="00800DC9">
              <w:rPr>
                <w:webHidden/>
              </w:rPr>
              <w:tab/>
            </w:r>
            <w:r w:rsidR="004F7A74" w:rsidDel="00800DC9">
              <w:rPr>
                <w:webHidden/>
              </w:rPr>
              <w:fldChar w:fldCharType="begin"/>
            </w:r>
            <w:r w:rsidR="004F7A74" w:rsidDel="00800DC9">
              <w:rPr>
                <w:webHidden/>
              </w:rPr>
              <w:delInstrText xml:space="preserve"> PAGEREF _Toc392841262 \h </w:delInstrText>
            </w:r>
            <w:r w:rsidR="004F7A74" w:rsidDel="00800DC9">
              <w:rPr>
                <w:webHidden/>
              </w:rPr>
            </w:r>
            <w:r w:rsidR="004F7A74" w:rsidDel="00800DC9">
              <w:rPr>
                <w:webHidden/>
              </w:rPr>
              <w:fldChar w:fldCharType="separate"/>
            </w:r>
            <w:r w:rsidR="004F7A74" w:rsidDel="00800DC9">
              <w:rPr>
                <w:webHidden/>
              </w:rPr>
              <w:delText>1</w:delText>
            </w:r>
            <w:r w:rsidR="004F7A74" w:rsidDel="00800DC9">
              <w:rPr>
                <w:webHidden/>
              </w:rPr>
              <w:fldChar w:fldCharType="end"/>
            </w:r>
            <w:r w:rsidDel="00800DC9">
              <w:fldChar w:fldCharType="end"/>
            </w:r>
          </w:del>
        </w:p>
        <w:p w:rsidR="004F7A74" w:rsidDel="00800DC9" w:rsidRDefault="00CA3CCA">
          <w:pPr>
            <w:pStyle w:val="TOC3"/>
            <w:rPr>
              <w:del w:id="73" w:author="Amram, Lior" w:date="2019-06-13T14:40:00Z"/>
              <w:rFonts w:asciiTheme="minorHAnsi" w:hAnsiTheme="minorHAnsi" w:cstheme="minorBidi"/>
              <w:sz w:val="22"/>
              <w:szCs w:val="22"/>
              <w:lang w:val="de-DE"/>
            </w:rPr>
          </w:pPr>
          <w:del w:id="74" w:author="Amram, Lior" w:date="2019-06-13T14:40:00Z">
            <w:r w:rsidDel="00800DC9">
              <w:rPr>
                <w:rStyle w:val="Hyperlink"/>
              </w:rPr>
              <w:fldChar w:fldCharType="begin"/>
            </w:r>
            <w:r w:rsidDel="00800DC9">
              <w:rPr>
                <w:rStyle w:val="Hyperlink"/>
              </w:rPr>
              <w:delInstrText xml:space="preserve"> HYPERLINK \l "_Toc392841263" </w:delInstrText>
            </w:r>
            <w:r w:rsidDel="00800DC9">
              <w:rPr>
                <w:rStyle w:val="Hyperlink"/>
              </w:rPr>
              <w:fldChar w:fldCharType="separate"/>
            </w:r>
            <w:r w:rsidR="004F7A74" w:rsidRPr="00D84362" w:rsidDel="00800DC9">
              <w:rPr>
                <w:rStyle w:val="Hyperlink"/>
              </w:rPr>
              <w:delText>1.1.1</w:delText>
            </w:r>
            <w:r w:rsidR="004F7A74" w:rsidDel="00800DC9">
              <w:rPr>
                <w:rFonts w:asciiTheme="minorHAnsi" w:hAnsiTheme="minorHAnsi" w:cstheme="minorBidi"/>
                <w:sz w:val="22"/>
                <w:szCs w:val="22"/>
                <w:lang w:val="de-DE"/>
              </w:rPr>
              <w:tab/>
            </w:r>
            <w:r w:rsidR="004F7A74" w:rsidRPr="00D84362" w:rsidDel="00800DC9">
              <w:rPr>
                <w:rStyle w:val="Hyperlink"/>
              </w:rPr>
              <w:delText>Heading 3</w:delText>
            </w:r>
            <w:r w:rsidR="004F7A74" w:rsidDel="00800DC9">
              <w:rPr>
                <w:webHidden/>
              </w:rPr>
              <w:tab/>
            </w:r>
            <w:r w:rsidR="004F7A74" w:rsidDel="00800DC9">
              <w:rPr>
                <w:webHidden/>
              </w:rPr>
              <w:fldChar w:fldCharType="begin"/>
            </w:r>
            <w:r w:rsidR="004F7A74" w:rsidDel="00800DC9">
              <w:rPr>
                <w:webHidden/>
              </w:rPr>
              <w:delInstrText xml:space="preserve"> PAGEREF _Toc392841263 \h </w:delInstrText>
            </w:r>
            <w:r w:rsidR="004F7A74" w:rsidDel="00800DC9">
              <w:rPr>
                <w:webHidden/>
              </w:rPr>
            </w:r>
            <w:r w:rsidR="004F7A74" w:rsidDel="00800DC9">
              <w:rPr>
                <w:webHidden/>
              </w:rPr>
              <w:fldChar w:fldCharType="separate"/>
            </w:r>
            <w:r w:rsidR="004F7A74" w:rsidDel="00800DC9">
              <w:rPr>
                <w:webHidden/>
              </w:rPr>
              <w:delText>1</w:delText>
            </w:r>
            <w:r w:rsidR="004F7A74" w:rsidDel="00800DC9">
              <w:rPr>
                <w:webHidden/>
              </w:rPr>
              <w:fldChar w:fldCharType="end"/>
            </w:r>
            <w:r w:rsidDel="00800DC9">
              <w:fldChar w:fldCharType="end"/>
            </w:r>
          </w:del>
        </w:p>
        <w:p w:rsidR="00805191" w:rsidRPr="00FF18EA" w:rsidDel="00800DC9" w:rsidRDefault="00252C50" w:rsidP="00693FE1">
          <w:pPr>
            <w:rPr>
              <w:del w:id="75" w:author="Amram, Lior" w:date="2019-06-13T14:40:00Z"/>
              <w:lang w:val="en-US"/>
            </w:rPr>
          </w:pPr>
          <w:del w:id="76" w:author="Amram, Lior" w:date="2019-06-13T14:40:00Z">
            <w:r w:rsidRPr="005C4FDD" w:rsidDel="00800DC9">
              <w:rPr>
                <w:szCs w:val="20"/>
                <w:lang w:val="en-US"/>
              </w:rPr>
              <w:fldChar w:fldCharType="end"/>
            </w:r>
          </w:del>
        </w:p>
        <w:customXmlDelRangeStart w:id="77" w:author="Amram, Lior" w:date="2019-06-13T14:40:00Z"/>
      </w:sdtContent>
    </w:sdt>
    <w:customXmlDelRangeEnd w:id="77"/>
    <w:p w:rsidR="00740317" w:rsidDel="00800DC9" w:rsidRDefault="00CA3CCA">
      <w:pPr>
        <w:divId w:val="8"/>
        <w:rPr>
          <w:del w:id="78" w:author="Amram, Lior" w:date="2019-06-13T14:40:00Z"/>
        </w:rPr>
      </w:pPr>
      <w:del w:id="79" w:author="Amram, Lior" w:date="2019-06-13T14:40:00Z">
        <w:r w:rsidDel="00800DC9">
          <w:delText>​​</w:delText>
        </w:r>
      </w:del>
    </w:p>
    <w:p w:rsidR="00740317" w:rsidDel="00800DC9" w:rsidRDefault="00CA3CCA">
      <w:pPr>
        <w:pStyle w:val="Heading1"/>
        <w:divId w:val="9"/>
        <w:rPr>
          <w:del w:id="80" w:author="Amram, Lior" w:date="2019-06-13T14:40:00Z"/>
        </w:rPr>
      </w:pPr>
      <w:del w:id="81" w:author="Amram, Lior" w:date="2019-06-13T14:40:00Z">
        <w:r w:rsidDel="00800DC9">
          <w:delText>Introduction</w:delText>
        </w:r>
      </w:del>
    </w:p>
    <w:p w:rsidR="00740317" w:rsidDel="00800DC9" w:rsidRDefault="00CA3CCA">
      <w:pPr>
        <w:divId w:val="10"/>
        <w:rPr>
          <w:del w:id="82" w:author="Amram, Lior" w:date="2019-06-13T14:40:00Z"/>
        </w:rPr>
      </w:pPr>
      <w:del w:id="83" w:author="Amram, Lior" w:date="2019-06-13T14:40:00Z">
        <w:r w:rsidDel="00800DC9">
          <w:rPr>
            <w:szCs w:val="20"/>
          </w:rPr>
          <w:delText>This document provides a functional description of BeeRocks v1.4 system including: architecture, features, WFA EasyMesh / Multi-AP v1.0 standard support and system end to end flows.</w:delText>
        </w:r>
      </w:del>
    </w:p>
    <w:p w:rsidR="00740317" w:rsidDel="00800DC9" w:rsidRDefault="00CA3CCA">
      <w:pPr>
        <w:pStyle w:val="Heading2"/>
        <w:divId w:val="11"/>
        <w:rPr>
          <w:del w:id="84" w:author="Amram, Lior" w:date="2019-06-13T14:40:00Z"/>
        </w:rPr>
      </w:pPr>
      <w:del w:id="85" w:author="Amram, Lior" w:date="2019-06-13T14:40:00Z">
        <w:r w:rsidDel="00800DC9">
          <w:delText>Scope and Purpose</w:delText>
        </w:r>
      </w:del>
    </w:p>
    <w:p w:rsidR="00740317" w:rsidDel="00800DC9" w:rsidRDefault="00CA3CCA">
      <w:pPr>
        <w:divId w:val="12"/>
        <w:rPr>
          <w:del w:id="86" w:author="Amram, Lior" w:date="2019-06-13T14:40:00Z"/>
        </w:rPr>
      </w:pPr>
      <w:del w:id="87" w:author="Amram, Lior" w:date="2019-06-13T14:40:00Z">
        <w:r w:rsidDel="00800DC9">
          <w:delText>This document is focused on describing the high level architecture and flows for BeeRocks core that implements WFA Multi-AP (EasyMesh) controller &amp; agent including Intel enhancements. The document allows engineers to understand: high level architecture, brake down to modules, modules communication, supported features and system flows.</w:delText>
        </w:r>
      </w:del>
    </w:p>
    <w:p w:rsidR="00740317" w:rsidDel="00800DC9" w:rsidRDefault="00CA3CCA">
      <w:pPr>
        <w:pStyle w:val="Heading2"/>
        <w:divId w:val="13"/>
        <w:rPr>
          <w:del w:id="88" w:author="Amram, Lior" w:date="2019-06-13T14:40:00Z"/>
        </w:rPr>
      </w:pPr>
      <w:del w:id="89" w:author="Amram, Lior" w:date="2019-06-13T14:40:00Z">
        <w:r w:rsidDel="00800DC9">
          <w:delText>Introduction to WFA EasyMesh / Multi-AP</w:delText>
        </w:r>
      </w:del>
    </w:p>
    <w:p w:rsidR="00740317" w:rsidDel="00800DC9" w:rsidRDefault="00CA3CCA">
      <w:pPr>
        <w:divId w:val="14"/>
        <w:rPr>
          <w:del w:id="90" w:author="Amram, Lior" w:date="2019-06-13T14:40:00Z"/>
        </w:rPr>
      </w:pPr>
      <w:del w:id="91" w:author="Amram, Lior" w:date="2019-06-13T14:40:00Z">
        <w:r w:rsidDel="00800DC9">
          <w:delText>As part of Intel's effort to socialize/standardize operation of simultaneous multiple AP in the home Intel created a spatial interest group (SIG) that focused on this topic. The SIG work was eventually contributed to WFA creating the EasyMesh R1.0 standard.</w:delText>
        </w:r>
        <w:r w:rsidDel="00800DC9">
          <w:br/>
          <w:delText>The main goal of the standard is to:</w:delText>
        </w:r>
      </w:del>
    </w:p>
    <w:p w:rsidR="00740317" w:rsidDel="00800DC9" w:rsidRDefault="00CA3CCA">
      <w:pPr>
        <w:pStyle w:val="ListParagraph"/>
        <w:numPr>
          <w:ilvl w:val="0"/>
          <w:numId w:val="5"/>
        </w:numPr>
        <w:ind w:left="720"/>
        <w:divId w:val="15"/>
        <w:rPr>
          <w:del w:id="92" w:author="Amram, Lior" w:date="2019-06-13T14:40:00Z"/>
        </w:rPr>
      </w:pPr>
      <w:del w:id="93" w:author="Amram, Lior" w:date="2019-06-13T14:40:00Z">
        <w:r w:rsidDel="00800DC9">
          <w:rPr>
            <w:szCs w:val="20"/>
          </w:rPr>
          <w:delText>In order to ensure whole home coverage customers and service providers are increasingly using multiple access points in a home.</w:delText>
        </w:r>
      </w:del>
    </w:p>
    <w:p w:rsidR="00740317" w:rsidDel="00800DC9" w:rsidRDefault="00CA3CCA">
      <w:pPr>
        <w:pStyle w:val="ListParagraph"/>
        <w:numPr>
          <w:ilvl w:val="0"/>
          <w:numId w:val="5"/>
        </w:numPr>
        <w:ind w:left="720"/>
        <w:divId w:val="15"/>
        <w:rPr>
          <w:del w:id="94" w:author="Amram, Lior" w:date="2019-06-13T14:40:00Z"/>
        </w:rPr>
      </w:pPr>
      <w:del w:id="95" w:author="Amram, Lior" w:date="2019-06-13T14:40:00Z">
        <w:r w:rsidDel="00800DC9">
          <w:rPr>
            <w:szCs w:val="20"/>
          </w:rPr>
          <w:delText>While multiple access points will increase coverage, without coordination of the access points the full benefits of increased throughput may not be realised.</w:delText>
        </w:r>
      </w:del>
    </w:p>
    <w:p w:rsidR="00740317" w:rsidDel="00800DC9" w:rsidRDefault="00CA3CCA">
      <w:pPr>
        <w:pStyle w:val="ListParagraph"/>
        <w:numPr>
          <w:ilvl w:val="0"/>
          <w:numId w:val="5"/>
        </w:numPr>
        <w:ind w:left="720"/>
        <w:divId w:val="15"/>
        <w:rPr>
          <w:del w:id="96" w:author="Amram, Lior" w:date="2019-06-13T14:40:00Z"/>
        </w:rPr>
      </w:pPr>
      <w:del w:id="97" w:author="Amram, Lior" w:date="2019-06-13T14:40:00Z">
        <w:r w:rsidDel="00800DC9">
          <w:rPr>
            <w:szCs w:val="20"/>
          </w:rPr>
          <w:delText>To date no standard exists to allow access points from different vendors to on-board, discover, configure and communicate with each other in order to optimize the in-home Wi-Fi experience</w:delText>
        </w:r>
      </w:del>
    </w:p>
    <w:p w:rsidR="00740317" w:rsidDel="00800DC9" w:rsidRDefault="00CA3CCA">
      <w:pPr>
        <w:divId w:val="16"/>
        <w:rPr>
          <w:del w:id="98" w:author="Amram, Lior" w:date="2019-06-13T14:40:00Z"/>
        </w:rPr>
      </w:pPr>
      <w:del w:id="99" w:author="Amram, Lior" w:date="2019-06-13T14:40:00Z">
        <w:r w:rsidDel="00800DC9">
          <w:rPr>
            <w:noProof/>
            <w:lang w:val="en-US" w:eastAsia="en-US" w:bidi="he-IL"/>
          </w:rPr>
          <w:drawing>
            <wp:inline distT="0" distB="0" distL="0" distR="0">
              <wp:extent cx="6299835" cy="1579159"/>
              <wp:effectExtent l="0" t="0" r="0" b="0"/>
              <wp:docPr id="1" name="attachment_home_coverage.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home_coverage.png"/>
                      <pic:cNvPicPr/>
                    </pic:nvPicPr>
                    <pic:blipFill>
                      <a:blip r:embed="rId11"/>
                      <a:stretch>
                        <a:fillRect/>
                      </a:stretch>
                    </pic:blipFill>
                    <pic:spPr>
                      <a:xfrm>
                        <a:off x="0" y="0"/>
                        <a:ext cx="6299835" cy="1579159"/>
                      </a:xfrm>
                      <a:prstGeom prst="rect">
                        <a:avLst/>
                      </a:prstGeom>
                    </pic:spPr>
                  </pic:pic>
                </a:graphicData>
              </a:graphic>
            </wp:inline>
          </w:drawing>
        </w:r>
      </w:del>
    </w:p>
    <w:p w:rsidR="00740317" w:rsidDel="00800DC9" w:rsidRDefault="00CA3CCA">
      <w:pPr>
        <w:pStyle w:val="Heading3"/>
        <w:divId w:val="17"/>
        <w:rPr>
          <w:del w:id="100" w:author="Amram, Lior" w:date="2019-06-13T14:40:00Z"/>
        </w:rPr>
      </w:pPr>
      <w:del w:id="101" w:author="Amram, Lior" w:date="2019-06-13T14:40:00Z">
        <w:r w:rsidDel="00800DC9">
          <w:delText>Multi-AP Logical Entities</w:delText>
        </w:r>
      </w:del>
    </w:p>
    <w:p w:rsidR="00740317" w:rsidDel="00800DC9" w:rsidRDefault="00CA3CCA">
      <w:pPr>
        <w:divId w:val="18"/>
        <w:rPr>
          <w:del w:id="102" w:author="Amram, Lior" w:date="2019-06-13T14:40:00Z"/>
        </w:rPr>
      </w:pPr>
      <w:del w:id="103" w:author="Amram, Lior" w:date="2019-06-13T14:40:00Z">
        <w:r w:rsidDel="00800DC9">
          <w:delText>Multi-AP network consists of two types of logical entities:</w:delText>
        </w:r>
        <w:r w:rsidDel="00800DC9">
          <w:br/>
        </w:r>
        <w:r w:rsidDel="00800DC9">
          <w:br/>
        </w:r>
        <w:r w:rsidDel="00800DC9">
          <w:rPr>
            <w:szCs w:val="20"/>
            <w:u w:val="single"/>
          </w:rPr>
          <w:delText>One Multi-AP Controller:</w:delText>
        </w:r>
        <w:r w:rsidDel="00800DC9">
          <w:br/>
        </w:r>
        <w:r w:rsidDel="00800DC9">
          <w:rPr>
            <w:szCs w:val="20"/>
          </w:rPr>
          <w:delText>Multi-AP Controller is a logical entity in a Multi-AP network that implements logic for controlling</w:delText>
        </w:r>
        <w:r w:rsidDel="00800DC9">
          <w:br/>
        </w:r>
        <w:r w:rsidDel="00800DC9">
          <w:rPr>
            <w:szCs w:val="20"/>
          </w:rPr>
          <w:delText>the fronthaul APs and backhaul links in the Multi-AP network. </w:delText>
        </w:r>
        <w:r w:rsidDel="00800DC9">
          <w:br/>
        </w:r>
        <w:r w:rsidDel="00800DC9">
          <w:rPr>
            <w:szCs w:val="20"/>
          </w:rPr>
          <w:delText>A single Multi-AP Controller is supported for a given Multi-AP network. A Multi-AP Controller receives measurements and capability data for fronthaul APs, clients and backhaul links from the Multi-AP Agents and triggers AP control related commands and operations on the Multi-AP Agents.</w:delText>
        </w:r>
        <w:r w:rsidDel="00800DC9">
          <w:br/>
        </w:r>
        <w:r w:rsidDel="00800DC9">
          <w:rPr>
            <w:szCs w:val="20"/>
          </w:rPr>
          <w:delText>Multi-AP Controller also provides onboarding functionality to onboard and provision Multi-AP devices onto the Multi-AP network. </w:delText>
        </w:r>
        <w:r w:rsidDel="00800DC9">
          <w:br/>
        </w:r>
        <w:r w:rsidDel="00800DC9">
          <w:br/>
        </w:r>
        <w:r w:rsidDel="00800DC9">
          <w:br/>
        </w:r>
        <w:r w:rsidDel="00800DC9">
          <w:rPr>
            <w:szCs w:val="20"/>
            <w:u w:val="single"/>
          </w:rPr>
          <w:delText>One or more Multi-AP Agents:</w:delText>
        </w:r>
        <w:r w:rsidDel="00800DC9">
          <w:br/>
        </w:r>
        <w:r w:rsidDel="00800DC9">
          <w:rPr>
            <w:szCs w:val="20"/>
          </w:rPr>
          <w:delText>A Multi-AP Agent is a logical entity that executes the Multi-AP Controller functions, and reports measurements and capabilities data for fronthaul APs, clients and backhaul links to a Multi-AP Controller and/or to other Multi-AP Agents.</w:delText>
        </w:r>
        <w:r w:rsidDel="00800DC9">
          <w:br/>
        </w:r>
        <w:r w:rsidDel="00800DC9">
          <w:rPr>
            <w:szCs w:val="20"/>
          </w:rPr>
          <w:delText>A Multi-AP Agent interfaces with Wi-Fi sub-systems for fronthaul APs and backhaul STA on the Multi-AP device to get measurements and capabilities data, apply configuration changes and execute AP control functions. </w:delText>
        </w:r>
        <w:r w:rsidDel="00800DC9">
          <w:br/>
        </w:r>
        <w:r w:rsidDel="00800DC9">
          <w:br/>
          <w:delText>​​</w:delText>
        </w:r>
      </w:del>
    </w:p>
    <w:p w:rsidR="00740317" w:rsidDel="00800DC9" w:rsidRDefault="00CA3CCA">
      <w:pPr>
        <w:pStyle w:val="Heading3"/>
        <w:divId w:val="19"/>
        <w:rPr>
          <w:del w:id="104" w:author="Amram, Lior" w:date="2019-06-13T14:40:00Z"/>
        </w:rPr>
      </w:pPr>
      <w:del w:id="105" w:author="Amram, Lior" w:date="2019-06-13T14:40:00Z">
        <w:r w:rsidDel="00800DC9">
          <w:delText>Multi-AP – Network Device</w:delText>
        </w:r>
      </w:del>
    </w:p>
    <w:p w:rsidR="00740317" w:rsidDel="00800DC9" w:rsidRDefault="00CA3CCA">
      <w:pPr>
        <w:pStyle w:val="ListParagraph"/>
        <w:numPr>
          <w:ilvl w:val="0"/>
          <w:numId w:val="6"/>
        </w:numPr>
        <w:ind w:left="720"/>
        <w:divId w:val="20"/>
        <w:rPr>
          <w:del w:id="106" w:author="Amram, Lior" w:date="2019-06-13T14:40:00Z"/>
        </w:rPr>
      </w:pPr>
      <w:del w:id="107" w:author="Amram, Lior" w:date="2019-06-13T14:40:00Z">
        <w:r w:rsidDel="00800DC9">
          <w:delText>A Multi-AP device may contain a Multi-AP Controller only, a Multi-AP Agent only or both Multi-AP Controller and Multi-AP Agent. </w:delText>
        </w:r>
      </w:del>
    </w:p>
    <w:p w:rsidR="00740317" w:rsidDel="00800DC9" w:rsidRDefault="00CA3CCA">
      <w:pPr>
        <w:pStyle w:val="ListParagraph"/>
        <w:numPr>
          <w:ilvl w:val="0"/>
          <w:numId w:val="6"/>
        </w:numPr>
        <w:ind w:left="720"/>
        <w:divId w:val="20"/>
        <w:rPr>
          <w:del w:id="108" w:author="Amram, Lior" w:date="2019-06-13T14:40:00Z"/>
        </w:rPr>
      </w:pPr>
      <w:del w:id="109" w:author="Amram, Lior" w:date="2019-06-13T14:40:00Z">
        <w:r w:rsidDel="00800DC9">
          <w:delText>Two Multi-AP devices with Multi-AP Agents connect to each other over a backhaul link which could be either a WiFi link or a wired logical Ethernet link. A single active backhaul link is allowed between any two Multi-AP devices at any given time.</w:delText>
        </w:r>
      </w:del>
    </w:p>
    <w:p w:rsidR="00740317" w:rsidDel="00800DC9" w:rsidRDefault="00CA3CCA">
      <w:pPr>
        <w:pStyle w:val="ListParagraph"/>
        <w:numPr>
          <w:ilvl w:val="0"/>
          <w:numId w:val="6"/>
        </w:numPr>
        <w:ind w:left="720"/>
        <w:divId w:val="20"/>
        <w:rPr>
          <w:del w:id="110" w:author="Amram, Lior" w:date="2019-06-13T14:40:00Z"/>
        </w:rPr>
      </w:pPr>
      <w:del w:id="111" w:author="Amram, Lior" w:date="2019-06-13T14:40:00Z">
        <w:r w:rsidDel="00800DC9">
          <w:delText>A Multi-AP device with a Multi-AP Agent includes fronthaul AP(s) for client STAs and/or a backhaul STA to associate with for Wi-Fi backhaul connectivity. In cases where a Wi-Fi backhaul link is supported, a Multi-AP device with a Multi-AP Agent also includes a backhaul STA to enable Wi-Fi backhaul link with another upstream fronthaul AP.</w:delText>
        </w:r>
      </w:del>
    </w:p>
    <w:p w:rsidR="00740317" w:rsidDel="00800DC9" w:rsidRDefault="00CA3CCA">
      <w:pPr>
        <w:pStyle w:val="ListParagraph"/>
        <w:numPr>
          <w:ilvl w:val="0"/>
          <w:numId w:val="6"/>
        </w:numPr>
        <w:ind w:left="720"/>
        <w:divId w:val="20"/>
        <w:rPr>
          <w:del w:id="112" w:author="Amram, Lior" w:date="2019-06-13T14:40:00Z"/>
        </w:rPr>
      </w:pPr>
      <w:del w:id="113" w:author="Amram, Lior" w:date="2019-06-13T14:40:00Z">
        <w:r w:rsidDel="00800DC9">
          <w:delText>Multi-AP devices with Multi-AP Agent functionality are connected to each other in a tree topology over one or more hops within a Multi-AP network. The tree topology ensures that a single backhaul path (over one or more hops) is established between any two Multi-AP devices in a Multi-AP network. </w:delText>
        </w:r>
      </w:del>
    </w:p>
    <w:p w:rsidR="00740317" w:rsidDel="00800DC9" w:rsidRDefault="00CA3CCA">
      <w:pPr>
        <w:pStyle w:val="ListParagraph"/>
        <w:numPr>
          <w:ilvl w:val="0"/>
          <w:numId w:val="6"/>
        </w:numPr>
        <w:ind w:left="720"/>
        <w:divId w:val="20"/>
        <w:rPr>
          <w:del w:id="114" w:author="Amram, Lior" w:date="2019-06-13T14:40:00Z"/>
        </w:rPr>
      </w:pPr>
      <w:del w:id="115" w:author="Amram, Lior" w:date="2019-06-13T14:40:00Z">
        <w:r w:rsidDel="00800DC9">
          <w:delText>Multi-AP selected IEEE 1905.1 as it’s L2 communication protocol. Allowing reuse and extension of the existing 1905.1 stack.</w:delText>
        </w:r>
      </w:del>
    </w:p>
    <w:p w:rsidR="00740317" w:rsidDel="00800DC9" w:rsidRDefault="00CA3CCA">
      <w:pPr>
        <w:divId w:val="21"/>
        <w:rPr>
          <w:del w:id="116" w:author="Amram, Lior" w:date="2019-06-13T14:40:00Z"/>
        </w:rPr>
      </w:pPr>
      <w:del w:id="117" w:author="Amram, Lior" w:date="2019-06-13T14:40:00Z">
        <w:r w:rsidDel="00800DC9">
          <w:rPr>
            <w:szCs w:val="20"/>
            <w:u w:val="single"/>
          </w:rPr>
          <w:delText>Multi-AP – Typical Deployment:</w:delText>
        </w:r>
      </w:del>
    </w:p>
    <w:p w:rsidR="00740317" w:rsidDel="00800DC9" w:rsidRDefault="00CA3CCA">
      <w:pPr>
        <w:jc w:val="center"/>
        <w:divId w:val="22"/>
        <w:rPr>
          <w:del w:id="118" w:author="Amram, Lior" w:date="2019-06-13T14:40:00Z"/>
        </w:rPr>
      </w:pPr>
      <w:del w:id="119" w:author="Amram, Lior" w:date="2019-06-13T14:40:00Z">
        <w:r w:rsidDel="00800DC9">
          <w:rPr>
            <w:noProof/>
            <w:lang w:val="en-US" w:eastAsia="en-US" w:bidi="he-IL"/>
          </w:rPr>
          <w:drawing>
            <wp:inline distT="0" distB="0" distL="0" distR="0">
              <wp:extent cx="5962650" cy="5210175"/>
              <wp:effectExtent l="0" t="0" r="0" b="0"/>
              <wp:docPr id="2" name="attachment_Multi-AP_–_Typical_Deployment.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ulti-AP_–_Typical_Deployment.png"/>
                      <pic:cNvPicPr/>
                    </pic:nvPicPr>
                    <pic:blipFill>
                      <a:blip r:embed="rId13"/>
                      <a:stretch>
                        <a:fillRect/>
                      </a:stretch>
                    </pic:blipFill>
                    <pic:spPr>
                      <a:xfrm>
                        <a:off x="0" y="0"/>
                        <a:ext cx="5962650" cy="5210175"/>
                      </a:xfrm>
                      <a:prstGeom prst="rect">
                        <a:avLst/>
                      </a:prstGeom>
                    </pic:spPr>
                  </pic:pic>
                </a:graphicData>
              </a:graphic>
            </wp:inline>
          </w:drawing>
        </w:r>
      </w:del>
    </w:p>
    <w:p w:rsidR="00740317" w:rsidDel="00800DC9" w:rsidRDefault="00CA3CCA">
      <w:pPr>
        <w:divId w:val="23"/>
        <w:rPr>
          <w:del w:id="120" w:author="Amram, Lior" w:date="2019-06-13T14:40:00Z"/>
        </w:rPr>
      </w:pPr>
      <w:del w:id="121" w:author="Amram, Lior" w:date="2019-06-13T14:40:00Z">
        <w:r w:rsidDel="00800DC9">
          <w:delText>​​</w:delText>
        </w:r>
      </w:del>
    </w:p>
    <w:p w:rsidR="00740317" w:rsidDel="00800DC9" w:rsidRDefault="00CA3CCA">
      <w:pPr>
        <w:pStyle w:val="Heading2"/>
        <w:divId w:val="24"/>
        <w:rPr>
          <w:del w:id="122" w:author="Amram, Lior" w:date="2019-06-13T14:40:00Z"/>
        </w:rPr>
      </w:pPr>
      <w:del w:id="123" w:author="Amram, Lior" w:date="2019-06-13T14:40:00Z">
        <w:r w:rsidDel="00800DC9">
          <w:delText>Network Topology</w:delText>
        </w:r>
      </w:del>
    </w:p>
    <w:p w:rsidR="00740317" w:rsidDel="00800DC9" w:rsidRDefault="00CA3CCA">
      <w:pPr>
        <w:divId w:val="25"/>
        <w:rPr>
          <w:del w:id="124" w:author="Amram, Lior" w:date="2019-06-13T14:40:00Z"/>
        </w:rPr>
      </w:pPr>
      <w:del w:id="125" w:author="Amram, Lior" w:date="2019-06-13T14:40:00Z">
        <w:r w:rsidDel="00800DC9">
          <w:delText>Once GW is up IRE‘s and clients start to connecting to the GW, IRE’s are directly managed by the BeeRocks master controller setting their backhaul connectivity endpoint (Ethernet or Wi-Fi) and their front radio operating channel. For every IRE that joins the network master initiate optimal path selection that steers the IRE to the optimal location in the network.This is referred to as SON - Self Organizing Network, there are other factors that are contributing to the steering decision like new channel selection and load balancing. Tree topology in BeeRocks supports up to 4 IRE’s, configured in a hierarchy of up to 2 backhaul hops (in future releases this limitation might be expanded). As it will be described later, the tree topology is not fixed, but can be dynamically reconfigured in accordance with the strength of the bachaul links at any given time.</w:delText>
        </w:r>
      </w:del>
    </w:p>
    <w:p w:rsidR="00740317" w:rsidDel="00800DC9" w:rsidRDefault="00CA3CCA">
      <w:pPr>
        <w:jc w:val="center"/>
        <w:divId w:val="26"/>
        <w:rPr>
          <w:del w:id="126" w:author="Amram, Lior" w:date="2019-06-13T14:40:00Z"/>
        </w:rPr>
      </w:pPr>
      <w:del w:id="127" w:author="Amram, Lior" w:date="2019-06-13T14:40:00Z">
        <w:r w:rsidDel="00800DC9">
          <w:rPr>
            <w:noProof/>
            <w:lang w:val="en-US" w:eastAsia="en-US" w:bidi="he-IL"/>
          </w:rPr>
          <w:drawing>
            <wp:inline distT="0" distB="0" distL="0" distR="0">
              <wp:extent cx="5715000" cy="5372100"/>
              <wp:effectExtent l="0" t="0" r="0" b="0"/>
              <wp:docPr id="3" name="attachment_Network_Topology.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Network_Topology.png"/>
                      <pic:cNvPicPr/>
                    </pic:nvPicPr>
                    <pic:blipFill>
                      <a:blip r:embed="rId15"/>
                      <a:stretch>
                        <a:fillRect/>
                      </a:stretch>
                    </pic:blipFill>
                    <pic:spPr>
                      <a:xfrm>
                        <a:off x="0" y="0"/>
                        <a:ext cx="5715000" cy="5372100"/>
                      </a:xfrm>
                      <a:prstGeom prst="rect">
                        <a:avLst/>
                      </a:prstGeom>
                    </pic:spPr>
                  </pic:pic>
                </a:graphicData>
              </a:graphic>
            </wp:inline>
          </w:drawing>
        </w:r>
      </w:del>
    </w:p>
    <w:p w:rsidR="00740317" w:rsidDel="00800DC9" w:rsidRDefault="00CA3CCA">
      <w:pPr>
        <w:pStyle w:val="Heading2"/>
        <w:divId w:val="27"/>
        <w:rPr>
          <w:del w:id="128" w:author="Amram, Lior" w:date="2019-06-13T14:40:00Z"/>
        </w:rPr>
      </w:pPr>
      <w:del w:id="129" w:author="Amram, Lior" w:date="2019-06-13T14:40:00Z">
        <w:r w:rsidDel="00800DC9">
          <w:delText>System Architecture Concept</w:delText>
        </w:r>
      </w:del>
    </w:p>
    <w:p w:rsidR="00740317" w:rsidDel="00800DC9" w:rsidRDefault="00CA3CCA">
      <w:pPr>
        <w:divId w:val="28"/>
        <w:rPr>
          <w:del w:id="130" w:author="Amram, Lior" w:date="2019-06-13T14:40:00Z"/>
        </w:rPr>
      </w:pPr>
      <w:del w:id="131" w:author="Amram, Lior" w:date="2019-06-13T14:40:00Z">
        <w:r w:rsidDel="00800DC9">
          <w:delText>BeeRocks v1.4 architecture must facilitate Multi-AP support allowing platforms running BeeRocks v1.4 to pass WFA certification while maintain BeeRocks v1.4 features such as legacy steering and DFS channel selection. While platform must support BeeRocks v1.4 agent / controller architecture it must also support 3</w:delText>
        </w:r>
        <w:r w:rsidDel="00800DC9">
          <w:rPr>
            <w:vertAlign w:val="superscript"/>
          </w:rPr>
          <w:delText>rd</w:delText>
        </w:r>
        <w:r w:rsidDel="00800DC9">
          <w:delText xml:space="preserve"> party solution to replace controller or agent/controller .</w:delText>
        </w:r>
      </w:del>
    </w:p>
    <w:p w:rsidR="00740317" w:rsidDel="00800DC9" w:rsidRDefault="00CA3CCA">
      <w:pPr>
        <w:divId w:val="29"/>
        <w:rPr>
          <w:del w:id="132" w:author="Amram, Lior" w:date="2019-06-13T14:40:00Z"/>
        </w:rPr>
      </w:pPr>
      <w:del w:id="133" w:author="Amram, Lior" w:date="2019-06-13T14:40:00Z">
        <w:r w:rsidDel="00800DC9">
          <w:delText>Architecture goals:</w:delText>
        </w:r>
      </w:del>
    </w:p>
    <w:p w:rsidR="00740317" w:rsidDel="00800DC9" w:rsidRDefault="00CA3CCA">
      <w:pPr>
        <w:divId w:val="30"/>
        <w:rPr>
          <w:del w:id="134" w:author="Amram, Lior" w:date="2019-06-13T14:40:00Z"/>
        </w:rPr>
      </w:pPr>
      <w:del w:id="135"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Ease integration of 3</w:delText>
        </w:r>
        <w:r w:rsidDel="00800DC9">
          <w:rPr>
            <w:vertAlign w:val="superscript"/>
          </w:rPr>
          <w:delText>rd</w:delText>
        </w:r>
        <w:r w:rsidDel="00800DC9">
          <w:delText xml:space="preserve"> party solutions for Multi-AP and proprietary stacks.</w:delText>
        </w:r>
      </w:del>
    </w:p>
    <w:p w:rsidR="00740317" w:rsidDel="00800DC9" w:rsidRDefault="00CA3CCA">
      <w:pPr>
        <w:divId w:val="31"/>
        <w:rPr>
          <w:del w:id="136" w:author="Amram, Lior" w:date="2019-06-13T14:40:00Z"/>
        </w:rPr>
      </w:pPr>
      <w:del w:id="137"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Multi-AP v1.0 Certifiable agent and controller</w:delText>
        </w:r>
      </w:del>
    </w:p>
    <w:p w:rsidR="00740317" w:rsidDel="00800DC9" w:rsidRDefault="00CA3CCA">
      <w:pPr>
        <w:divId w:val="32"/>
        <w:rPr>
          <w:del w:id="138" w:author="Amram, Lior" w:date="2019-06-13T14:40:00Z"/>
        </w:rPr>
      </w:pPr>
      <w:del w:id="139"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Multi-AP v1.0 Interoperability (+enhancments)</w:delText>
        </w:r>
      </w:del>
    </w:p>
    <w:p w:rsidR="00740317" w:rsidDel="00800DC9" w:rsidRDefault="00CA3CCA">
      <w:pPr>
        <w:divId w:val="33"/>
        <w:rPr>
          <w:del w:id="140" w:author="Amram, Lior" w:date="2019-06-13T14:40:00Z"/>
        </w:rPr>
      </w:pPr>
      <w:del w:id="141"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Extendable services on top of Multi-AP (customizable)</w:delText>
        </w:r>
      </w:del>
    </w:p>
    <w:p w:rsidR="00740317" w:rsidDel="00800DC9" w:rsidRDefault="00CA3CCA">
      <w:pPr>
        <w:divId w:val="34"/>
        <w:rPr>
          <w:del w:id="142" w:author="Amram, Lior" w:date="2019-06-13T14:40:00Z"/>
        </w:rPr>
      </w:pPr>
      <w:del w:id="143"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Extend WRT services to all IRE, dWRT (customizable)</w:delText>
        </w:r>
      </w:del>
    </w:p>
    <w:p w:rsidR="00740317" w:rsidDel="00800DC9" w:rsidRDefault="00CA3CCA">
      <w:pPr>
        <w:divId w:val="35"/>
        <w:rPr>
          <w:del w:id="144" w:author="Amram, Lior" w:date="2019-06-13T14:40:00Z"/>
        </w:rPr>
      </w:pPr>
      <w:del w:id="145" w:author="Amram, Lior" w:date="2019-06-13T14:40:00Z">
        <w:r w:rsidDel="00800DC9">
          <w:rPr>
            <w:rFonts w:cs="Arial"/>
          </w:rPr>
          <w:delText>•</w:delText>
        </w:r>
        <w:r w:rsidDel="00800DC9">
          <w:rPr>
            <w:rFonts w:ascii="Times New Roman" w:hAnsi="Times New Roman" w:cs="Times New Roman"/>
            <w:sz w:val="16"/>
            <w:szCs w:val="16"/>
          </w:rPr>
          <w:delText>      </w:delText>
        </w:r>
        <w:r w:rsidDel="00800DC9">
          <w:delText xml:space="preserve"> Enable Multi-AP transport and alternative transport (customizable)</w:delText>
        </w:r>
      </w:del>
    </w:p>
    <w:p w:rsidR="00740317" w:rsidDel="00800DC9" w:rsidRDefault="00CA3CCA">
      <w:pPr>
        <w:divId w:val="36"/>
        <w:rPr>
          <w:del w:id="146" w:author="Amram, Lior" w:date="2019-06-13T14:40:00Z"/>
        </w:rPr>
      </w:pPr>
      <w:del w:id="147" w:author="Amram, Lior" w:date="2019-06-13T14:40:00Z">
        <w:r w:rsidDel="00800DC9">
          <w:delText> </w:delText>
        </w:r>
      </w:del>
    </w:p>
    <w:p w:rsidR="00740317" w:rsidDel="00800DC9" w:rsidRDefault="00CA3CCA">
      <w:pPr>
        <w:divId w:val="37"/>
        <w:rPr>
          <w:del w:id="148" w:author="Amram, Lior" w:date="2019-06-13T14:40:00Z"/>
        </w:rPr>
      </w:pPr>
      <w:del w:id="149" w:author="Amram, Lior" w:date="2019-06-13T14:40:00Z">
        <w:r w:rsidDel="00800DC9">
          <w:delText>High level architecture partitions the entities in to 4 layers as follows:</w:delText>
        </w:r>
      </w:del>
    </w:p>
    <w:p w:rsidR="00740317" w:rsidDel="00800DC9" w:rsidRDefault="00CA3CCA">
      <w:pPr>
        <w:divId w:val="38"/>
        <w:rPr>
          <w:del w:id="150" w:author="Amram, Lior" w:date="2019-06-13T14:40:00Z"/>
        </w:rPr>
      </w:pPr>
      <w:del w:id="151" w:author="Amram, Lior" w:date="2019-06-13T14:40:00Z">
        <w:r w:rsidDel="00800DC9">
          <w:delText>​​</w:delText>
        </w:r>
      </w:del>
    </w:p>
    <w:p w:rsidR="00740317" w:rsidDel="00800DC9" w:rsidRDefault="00CA3CCA">
      <w:pPr>
        <w:divId w:val="39"/>
        <w:rPr>
          <w:del w:id="152" w:author="Amram, Lior" w:date="2019-06-13T14:40:00Z"/>
        </w:rPr>
      </w:pPr>
      <w:del w:id="153" w:author="Amram, Lior" w:date="2019-06-13T14:40:00Z">
        <w:r w:rsidDel="00800DC9">
          <w:rPr>
            <w:noProof/>
            <w:lang w:val="en-US" w:eastAsia="en-US" w:bidi="he-IL"/>
          </w:rPr>
          <w:drawing>
            <wp:inline distT="0" distB="0" distL="0" distR="0">
              <wp:extent cx="6299835" cy="2654330"/>
              <wp:effectExtent l="0" t="0" r="0" b="0"/>
              <wp:docPr id="4" name="attachment_arch_concept.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arch_concept.png"/>
                      <pic:cNvPicPr/>
                    </pic:nvPicPr>
                    <pic:blipFill>
                      <a:blip r:embed="rId17"/>
                      <a:stretch>
                        <a:fillRect/>
                      </a:stretch>
                    </pic:blipFill>
                    <pic:spPr>
                      <a:xfrm>
                        <a:off x="0" y="0"/>
                        <a:ext cx="6299835" cy="2654330"/>
                      </a:xfrm>
                      <a:prstGeom prst="rect">
                        <a:avLst/>
                      </a:prstGeom>
                    </pic:spPr>
                  </pic:pic>
                </a:graphicData>
              </a:graphic>
            </wp:inline>
          </w:drawing>
        </w:r>
      </w:del>
    </w:p>
    <w:p w:rsidR="00740317" w:rsidDel="00800DC9" w:rsidRDefault="00CA3CCA">
      <w:pPr>
        <w:pStyle w:val="Heading2"/>
        <w:divId w:val="40"/>
        <w:rPr>
          <w:del w:id="154" w:author="Amram, Lior" w:date="2019-06-13T14:40:00Z"/>
        </w:rPr>
      </w:pPr>
      <w:del w:id="155" w:author="Amram, Lior" w:date="2019-06-13T14:40:00Z">
        <w:r w:rsidDel="00800DC9">
          <w:delText>System Architecture Partitioning</w:delText>
        </w:r>
      </w:del>
    </w:p>
    <w:p w:rsidR="00740317" w:rsidDel="00800DC9" w:rsidRDefault="00CA3CCA">
      <w:pPr>
        <w:divId w:val="41"/>
        <w:rPr>
          <w:del w:id="156" w:author="Amram, Lior" w:date="2019-06-13T14:40:00Z"/>
        </w:rPr>
      </w:pPr>
      <w:del w:id="157" w:author="Amram, Lior" w:date="2019-06-13T14:40:00Z">
        <w:r w:rsidDel="00800DC9">
          <w:delText xml:space="preserve">System Architecture is designed to allow </w:delText>
        </w:r>
        <w:r w:rsidDel="00800DC9">
          <w:rPr>
            <w:szCs w:val="20"/>
          </w:rPr>
          <w:delText>plug-able </w:delText>
        </w:r>
        <w:r w:rsidDel="00800DC9">
          <w:delText>services design where service components can be swapped at every level allowing flexible integration options for the OEM. Following diagram shows the architecture solution in layers where each layer offers additional functionality.</w:delText>
        </w:r>
      </w:del>
    </w:p>
    <w:p w:rsidR="00740317" w:rsidDel="00800DC9" w:rsidRDefault="00CA3CCA">
      <w:pPr>
        <w:divId w:val="42"/>
        <w:rPr>
          <w:del w:id="158" w:author="Amram, Lior" w:date="2019-06-13T14:40:00Z"/>
        </w:rPr>
      </w:pPr>
      <w:del w:id="159" w:author="Amram, Lior" w:date="2019-06-13T14:40:00Z">
        <w:r w:rsidDel="00800DC9">
          <w:rPr>
            <w:noProof/>
            <w:lang w:val="en-US" w:eastAsia="en-US" w:bidi="he-IL"/>
          </w:rPr>
          <w:drawing>
            <wp:inline distT="0" distB="0" distL="0" distR="0">
              <wp:extent cx="6299835" cy="3385111"/>
              <wp:effectExtent l="0" t="0" r="0" b="0"/>
              <wp:docPr id="5" name="attachment_Architecture_Partitioning_SDL.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Architecture_Partitioning_SDL.png"/>
                      <pic:cNvPicPr/>
                    </pic:nvPicPr>
                    <pic:blipFill>
                      <a:blip r:embed="rId19"/>
                      <a:stretch>
                        <a:fillRect/>
                      </a:stretch>
                    </pic:blipFill>
                    <pic:spPr>
                      <a:xfrm>
                        <a:off x="0" y="0"/>
                        <a:ext cx="6299835" cy="3385111"/>
                      </a:xfrm>
                      <a:prstGeom prst="rect">
                        <a:avLst/>
                      </a:prstGeom>
                    </pic:spPr>
                  </pic:pic>
                </a:graphicData>
              </a:graphic>
            </wp:inline>
          </w:drawing>
        </w:r>
      </w:del>
    </w:p>
    <w:p w:rsidR="00740317" w:rsidDel="00800DC9" w:rsidRDefault="00CA3CCA">
      <w:pPr>
        <w:pStyle w:val="Heading2"/>
        <w:divId w:val="43"/>
        <w:rPr>
          <w:del w:id="160" w:author="Amram, Lior" w:date="2019-06-13T14:40:00Z"/>
        </w:rPr>
      </w:pPr>
      <w:del w:id="161" w:author="Amram, Lior" w:date="2019-06-13T14:40:00Z">
        <w:r w:rsidDel="00800DC9">
          <w:delText>Supported Hardware</w:delText>
        </w:r>
      </w:del>
    </w:p>
    <w:p w:rsidR="00740317" w:rsidDel="00800DC9" w:rsidRDefault="00CA3CCA">
      <w:pPr>
        <w:divId w:val="44"/>
        <w:rPr>
          <w:del w:id="162" w:author="Amram, Lior" w:date="2019-06-13T14:40:00Z"/>
        </w:rPr>
      </w:pPr>
      <w:del w:id="163" w:author="Amram, Lior" w:date="2019-06-13T14:40:00Z">
        <w:r w:rsidDel="00800DC9">
          <w:delText>Multi-AP framework and core (BeeRocks V1.4) are designed to support any Linux based distribution and any WLAN solution. Specifically the main development platform is Easy-350 and Wi-Fi chip set is WAV500 2.4G &amp;5G.</w:delText>
        </w:r>
        <w:r w:rsidDel="00800DC9">
          <w:br/>
          <w:delText>Supported Intel platforms will induce: GRX-350/550/750, Puma7, FLMX and WAV500 / WAV600 Wi-Fi.</w:delText>
        </w:r>
      </w:del>
    </w:p>
    <w:p w:rsidR="00740317" w:rsidDel="00800DC9" w:rsidRDefault="00CA3CCA">
      <w:pPr>
        <w:pStyle w:val="Heading1"/>
        <w:divId w:val="45"/>
        <w:rPr>
          <w:del w:id="164" w:author="Amram, Lior" w:date="2019-06-13T14:40:00Z"/>
        </w:rPr>
      </w:pPr>
      <w:del w:id="165" w:author="Amram, Lior" w:date="2019-06-13T14:40:00Z">
        <w:r w:rsidDel="00800DC9">
          <w:delText>Features and Requirements</w:delText>
        </w:r>
      </w:del>
    </w:p>
    <w:p w:rsidR="00740317" w:rsidDel="00800DC9" w:rsidRDefault="00CA3CCA">
      <w:pPr>
        <w:pStyle w:val="Heading2"/>
        <w:divId w:val="46"/>
        <w:rPr>
          <w:del w:id="166" w:author="Amram, Lior" w:date="2019-06-13T14:40:00Z"/>
        </w:rPr>
      </w:pPr>
      <w:del w:id="167" w:author="Amram, Lior" w:date="2019-06-13T14:40:00Z">
        <w:r w:rsidDel="00800DC9">
          <w:delText>WFA EasyMesh High Level Feature</w:delText>
        </w:r>
      </w:del>
    </w:p>
    <w:p w:rsidR="00740317" w:rsidDel="00800DC9" w:rsidRDefault="00CA3CCA">
      <w:pPr>
        <w:pStyle w:val="ListParagraph"/>
        <w:numPr>
          <w:ilvl w:val="0"/>
          <w:numId w:val="7"/>
        </w:numPr>
        <w:ind w:left="720"/>
        <w:divId w:val="47"/>
        <w:rPr>
          <w:del w:id="168" w:author="Amram, Lior" w:date="2019-06-13T14:40:00Z"/>
        </w:rPr>
      </w:pPr>
      <w:del w:id="169" w:author="Amram, Lior" w:date="2019-06-13T14:40:00Z">
        <w:r w:rsidDel="00800DC9">
          <w:delText>On-boarding: A new ‘multi-AP’ device entering the home gains layer 2 connectivity. </w:delText>
        </w:r>
      </w:del>
    </w:p>
    <w:p w:rsidR="00740317" w:rsidDel="00800DC9" w:rsidRDefault="00CA3CCA">
      <w:pPr>
        <w:pStyle w:val="ListParagraph"/>
        <w:numPr>
          <w:ilvl w:val="0"/>
          <w:numId w:val="7"/>
        </w:numPr>
        <w:ind w:left="720"/>
        <w:divId w:val="47"/>
        <w:rPr>
          <w:del w:id="170" w:author="Amram, Lior" w:date="2019-06-13T14:40:00Z"/>
        </w:rPr>
      </w:pPr>
      <w:del w:id="171" w:author="Amram, Lior" w:date="2019-06-13T14:40:00Z">
        <w:r w:rsidDel="00800DC9">
          <w:delText>Discovery: A new ‘multi-AP’ device establishes its role as ‘Controller’ or ‘Agent (Controlee)’. </w:delText>
        </w:r>
      </w:del>
    </w:p>
    <w:p w:rsidR="00740317" w:rsidDel="00800DC9" w:rsidRDefault="00CA3CCA">
      <w:pPr>
        <w:pStyle w:val="ListParagraph"/>
        <w:numPr>
          <w:ilvl w:val="0"/>
          <w:numId w:val="7"/>
        </w:numPr>
        <w:ind w:left="720"/>
        <w:divId w:val="47"/>
        <w:rPr>
          <w:del w:id="172" w:author="Amram, Lior" w:date="2019-06-13T14:40:00Z"/>
        </w:rPr>
      </w:pPr>
      <w:del w:id="173" w:author="Amram, Lior" w:date="2019-06-13T14:40:00Z">
        <w:r w:rsidDel="00800DC9">
          <w:delText>Configuration: A new ‘multi-AP’ device is provided with the configuration for the home e.g. SSID naming. </w:delText>
        </w:r>
      </w:del>
    </w:p>
    <w:p w:rsidR="00740317" w:rsidDel="00800DC9" w:rsidRDefault="00CA3CCA">
      <w:pPr>
        <w:pStyle w:val="ListParagraph"/>
        <w:numPr>
          <w:ilvl w:val="0"/>
          <w:numId w:val="7"/>
        </w:numPr>
        <w:ind w:left="720"/>
        <w:divId w:val="47"/>
        <w:rPr>
          <w:del w:id="174" w:author="Amram, Lior" w:date="2019-06-13T14:40:00Z"/>
        </w:rPr>
      </w:pPr>
      <w:del w:id="175" w:author="Amram, Lior" w:date="2019-06-13T14:40:00Z">
        <w:r w:rsidDel="00800DC9">
          <w:delText>Channel selection: coordinated channel selection to minimize co-channel interference. </w:delText>
        </w:r>
      </w:del>
    </w:p>
    <w:p w:rsidR="00740317" w:rsidDel="00800DC9" w:rsidRDefault="00CA3CCA">
      <w:pPr>
        <w:pStyle w:val="ListParagraph"/>
        <w:numPr>
          <w:ilvl w:val="0"/>
          <w:numId w:val="7"/>
        </w:numPr>
        <w:ind w:left="720"/>
        <w:divId w:val="47"/>
        <w:rPr>
          <w:del w:id="176" w:author="Amram, Lior" w:date="2019-06-13T14:40:00Z"/>
        </w:rPr>
      </w:pPr>
      <w:del w:id="177" w:author="Amram, Lior" w:date="2019-06-13T14:40:00Z">
        <w:r w:rsidDel="00800DC9">
          <w:delText>Capability reporting: understanding the capabilities of all the other access points in the ecosystem.</w:delText>
        </w:r>
      </w:del>
    </w:p>
    <w:p w:rsidR="00740317" w:rsidDel="00800DC9" w:rsidRDefault="00CA3CCA">
      <w:pPr>
        <w:pStyle w:val="ListParagraph"/>
        <w:numPr>
          <w:ilvl w:val="0"/>
          <w:numId w:val="7"/>
        </w:numPr>
        <w:ind w:left="720"/>
        <w:divId w:val="47"/>
        <w:rPr>
          <w:del w:id="178" w:author="Amram, Lior" w:date="2019-06-13T14:40:00Z"/>
        </w:rPr>
      </w:pPr>
      <w:del w:id="179" w:author="Amram, Lior" w:date="2019-06-13T14:40:00Z">
        <w:r w:rsidDel="00800DC9">
          <w:delText>Link metric reporting: quantifying the link capability between access points.</w:delText>
        </w:r>
      </w:del>
    </w:p>
    <w:p w:rsidR="00740317" w:rsidDel="00800DC9" w:rsidRDefault="00CA3CCA">
      <w:pPr>
        <w:pStyle w:val="ListParagraph"/>
        <w:numPr>
          <w:ilvl w:val="0"/>
          <w:numId w:val="7"/>
        </w:numPr>
        <w:ind w:left="720"/>
        <w:divId w:val="47"/>
        <w:rPr>
          <w:del w:id="180" w:author="Amram, Lior" w:date="2019-06-13T14:40:00Z"/>
        </w:rPr>
      </w:pPr>
      <w:del w:id="181" w:author="Amram, Lior" w:date="2019-06-13T14:40:00Z">
        <w:r w:rsidDel="00800DC9">
          <w:delText>Client steering: to position clients on the most advantageous access point/band.</w:delText>
        </w:r>
      </w:del>
    </w:p>
    <w:p w:rsidR="00740317" w:rsidDel="00800DC9" w:rsidRDefault="00CA3CCA">
      <w:pPr>
        <w:pStyle w:val="ListParagraph"/>
        <w:numPr>
          <w:ilvl w:val="0"/>
          <w:numId w:val="7"/>
        </w:numPr>
        <w:ind w:left="720"/>
        <w:divId w:val="47"/>
        <w:rPr>
          <w:del w:id="182" w:author="Amram, Lior" w:date="2019-06-13T14:40:00Z"/>
        </w:rPr>
      </w:pPr>
      <w:del w:id="183" w:author="Amram, Lior" w:date="2019-06-13T14:40:00Z">
        <w:r w:rsidDel="00800DC9">
          <w:delText>Backhaul optimization: providing robust inter access point links. </w:delText>
        </w:r>
      </w:del>
    </w:p>
    <w:p w:rsidR="00740317" w:rsidDel="00800DC9" w:rsidRDefault="00CA3CCA">
      <w:pPr>
        <w:pStyle w:val="ListParagraph"/>
        <w:numPr>
          <w:ilvl w:val="0"/>
          <w:numId w:val="7"/>
        </w:numPr>
        <w:ind w:left="720"/>
        <w:divId w:val="47"/>
        <w:rPr>
          <w:del w:id="184" w:author="Amram, Lior" w:date="2019-06-13T14:40:00Z"/>
        </w:rPr>
      </w:pPr>
      <w:del w:id="185" w:author="Amram, Lior" w:date="2019-06-13T14:40:00Z">
        <w:r w:rsidDel="00800DC9">
          <w:delText xml:space="preserve">Higher layer data payload: to provide </w:delText>
        </w:r>
        <w:r w:rsidDel="00800DC9">
          <w:rPr>
            <w:szCs w:val="20"/>
          </w:rPr>
          <w:delText>extensible</w:delText>
        </w:r>
        <w:r w:rsidDel="00800DC9">
          <w:delText>. </w:delText>
        </w:r>
      </w:del>
    </w:p>
    <w:p w:rsidR="00740317" w:rsidDel="00800DC9" w:rsidRDefault="00CA3CCA">
      <w:pPr>
        <w:pStyle w:val="Heading2"/>
        <w:divId w:val="48"/>
        <w:rPr>
          <w:del w:id="186" w:author="Amram, Lior" w:date="2019-06-13T14:40:00Z"/>
        </w:rPr>
      </w:pPr>
      <w:del w:id="187" w:author="Amram, Lior" w:date="2019-06-13T14:40:00Z">
        <w:r w:rsidDel="00800DC9">
          <w:delText>Intel Mesh Features</w:delText>
        </w:r>
      </w:del>
    </w:p>
    <w:p w:rsidR="00740317" w:rsidDel="00800DC9" w:rsidRDefault="00CA3CCA">
      <w:pPr>
        <w:divId w:val="49"/>
        <w:rPr>
          <w:del w:id="188" w:author="Amram, Lior" w:date="2019-06-13T14:40:00Z"/>
        </w:rPr>
      </w:pPr>
      <w:del w:id="189" w:author="Amram, Lior" w:date="2019-06-13T14:40:00Z">
        <w:r w:rsidDel="00800DC9">
          <w:delText xml:space="preserve">BeeRocks features are described in details in the IRE MRD document: </w:delText>
        </w:r>
        <w:r w:rsidDel="00800DC9">
          <w:fldChar w:fldCharType="begin" w:fldLock="1"/>
        </w:r>
        <w:r w:rsidDel="00800DC9">
          <w:delInstrText>HYPERLINK https://polarion.imu.intel.com/polarion/#/project/IRE/wiki/Features/IRE_Features_Spec</w:delInstrText>
        </w:r>
        <w:r w:rsidDel="00800DC9">
          <w:fldChar w:fldCharType="separate"/>
        </w:r>
      </w:del>
      <w:customXmlDelRangeStart w:id="190" w:author="Amram, Lior" w:date="2019-06-13T14:40:00Z"/>
      <w:sdt>
        <w:sdtPr>
          <w:tag w:val="linkId"/>
          <w:id w:val="43184762"/>
        </w:sdtPr>
        <w:sdtEndPr/>
        <w:sdtContent>
          <w:customXmlDelRangeEnd w:id="190"/>
          <w:del w:id="191" w:author="Amram, Lior" w:date="2019-06-13T14:40:00Z">
            <w:r w:rsidDel="00800DC9">
              <w:rPr>
                <w:vanish/>
              </w:rPr>
              <w:delText>1</w:delText>
            </w:r>
          </w:del>
          <w:customXmlDelRangeStart w:id="192" w:author="Amram, Lior" w:date="2019-06-13T14:40:00Z"/>
        </w:sdtContent>
      </w:sdt>
      <w:customXmlDelRangeEnd w:id="192"/>
      <w:del w:id="193"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6"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IRE Features Spec</w:delText>
        </w:r>
        <w:r w:rsidDel="00800DC9">
          <w:fldChar w:fldCharType="end"/>
        </w:r>
      </w:del>
    </w:p>
    <w:p w:rsidR="00740317" w:rsidDel="00800DC9" w:rsidRDefault="00CA3CCA">
      <w:pPr>
        <w:divId w:val="50"/>
        <w:rPr>
          <w:del w:id="194" w:author="Amram, Lior" w:date="2019-06-13T14:40:00Z"/>
        </w:rPr>
      </w:pPr>
      <w:del w:id="195" w:author="Amram, Lior" w:date="2019-06-13T14:40:00Z">
        <w:r w:rsidDel="00800DC9">
          <w:delText>The only new feature in this version is changing the backhaul connection from a shared front/back VAP connection to a separate backhaul network for IRE connection. More details are available in the System flow sections. </w:delText>
        </w:r>
      </w:del>
    </w:p>
    <w:p w:rsidR="00740317" w:rsidDel="00800DC9" w:rsidRDefault="00CA3CCA">
      <w:pPr>
        <w:divId w:val="51"/>
        <w:rPr>
          <w:del w:id="196" w:author="Amram, Lior" w:date="2019-06-13T14:40:00Z"/>
        </w:rPr>
      </w:pPr>
      <w:del w:id="197" w:author="Amram, Lior" w:date="2019-06-13T14:40:00Z">
        <w:r w:rsidDel="00800DC9">
          <w:delText>​​</w:delText>
        </w:r>
      </w:del>
    </w:p>
    <w:p w:rsidR="00740317" w:rsidDel="00800DC9" w:rsidRDefault="00CA3CCA">
      <w:pPr>
        <w:pStyle w:val="Heading2"/>
        <w:divId w:val="52"/>
        <w:rPr>
          <w:del w:id="198" w:author="Amram, Lior" w:date="2019-06-13T14:40:00Z"/>
        </w:rPr>
      </w:pPr>
      <w:del w:id="199" w:author="Amram, Lior" w:date="2019-06-13T14:40:00Z">
        <w:r w:rsidDel="00800DC9">
          <w:delText>Requirements</w:delText>
        </w:r>
      </w:del>
    </w:p>
    <w:p w:rsidR="00740317" w:rsidDel="00800DC9" w:rsidRDefault="00CA3CCA">
      <w:pPr>
        <w:pStyle w:val="Heading3"/>
        <w:divId w:val="53"/>
        <w:rPr>
          <w:del w:id="200" w:author="Amram, Lior" w:date="2019-06-13T14:40:00Z"/>
        </w:rPr>
      </w:pPr>
      <w:del w:id="201" w:author="Amram, Lior" w:date="2019-06-13T14:40:00Z">
        <w:r w:rsidDel="00800DC9">
          <w:delText>Multi-AP Framework</w:delText>
        </w:r>
      </w:del>
    </w:p>
    <w:p w:rsidR="00740317" w:rsidDel="00800DC9" w:rsidRDefault="00CA3CCA">
      <w:pPr>
        <w:divId w:val="54"/>
        <w:rPr>
          <w:del w:id="202" w:author="Amram, Lior" w:date="2019-06-13T14:40:00Z"/>
        </w:rPr>
      </w:pPr>
      <w:del w:id="203" w:author="Amram, Lior" w:date="2019-06-13T14:40:00Z">
        <w:r w:rsidDel="00800DC9">
          <w:delText>Multi-AP framework requirements </w:delText>
        </w:r>
        <w:r w:rsidDel="00800DC9">
          <w:rPr>
            <w:szCs w:val="20"/>
          </w:rPr>
          <w:delText>are defined in </w:delText>
        </w:r>
        <w:r w:rsidDel="00800DC9">
          <w:fldChar w:fldCharType="begin" w:fldLock="1"/>
        </w:r>
        <w:r w:rsidDel="00800DC9">
          <w:delInstrText>HYPERLINK https://polarion.imu.intel.com/polarion/#/project/IRE/wiki/Specifications/EasyMesh_Framework_Requirement</w:delInstrText>
        </w:r>
        <w:r w:rsidDel="00800DC9">
          <w:fldChar w:fldCharType="separate"/>
        </w:r>
      </w:del>
      <w:customXmlDelRangeStart w:id="204" w:author="Amram, Lior" w:date="2019-06-13T14:40:00Z"/>
      <w:sdt>
        <w:sdtPr>
          <w:tag w:val="linkId"/>
          <w:id w:val="-1500194413"/>
        </w:sdtPr>
        <w:sdtEndPr/>
        <w:sdtContent>
          <w:customXmlDelRangeEnd w:id="204"/>
          <w:del w:id="205" w:author="Amram, Lior" w:date="2019-06-13T14:40:00Z">
            <w:r w:rsidDel="00800DC9">
              <w:rPr>
                <w:vanish/>
              </w:rPr>
              <w:delText>2</w:delText>
            </w:r>
          </w:del>
          <w:customXmlDelRangeStart w:id="206" w:author="Amram, Lior" w:date="2019-06-13T14:40:00Z"/>
        </w:sdtContent>
      </w:sdt>
      <w:customXmlDelRangeEnd w:id="206"/>
      <w:del w:id="207"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7"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EasyMesh Framework Requirements</w:delText>
        </w:r>
        <w:r w:rsidDel="00800DC9">
          <w:fldChar w:fldCharType="end"/>
        </w:r>
        <w:r w:rsidDel="00800DC9">
          <w:rPr>
            <w:szCs w:val="20"/>
          </w:rPr>
          <w:delText> </w:delText>
        </w:r>
        <w:r w:rsidDel="00800DC9">
          <w:delText xml:space="preserve"> document.</w:delText>
        </w:r>
      </w:del>
    </w:p>
    <w:p w:rsidR="00740317" w:rsidDel="00800DC9" w:rsidRDefault="00CA3CCA">
      <w:pPr>
        <w:pStyle w:val="Heading3"/>
        <w:divId w:val="55"/>
        <w:rPr>
          <w:del w:id="208" w:author="Amram, Lior" w:date="2019-06-13T14:40:00Z"/>
        </w:rPr>
      </w:pPr>
      <w:del w:id="209" w:author="Amram, Lior" w:date="2019-06-13T14:40:00Z">
        <w:r w:rsidDel="00800DC9">
          <w:delText>BeeRocks Requirements</w:delText>
        </w:r>
      </w:del>
    </w:p>
    <w:p w:rsidR="00740317" w:rsidDel="00800DC9" w:rsidRDefault="00CA3CCA">
      <w:pPr>
        <w:divId w:val="56"/>
        <w:rPr>
          <w:del w:id="210" w:author="Amram, Lior" w:date="2019-06-13T14:40:00Z"/>
        </w:rPr>
      </w:pPr>
      <w:del w:id="211" w:author="Amram, Lior" w:date="2019-06-13T14:40:00Z">
        <w:r w:rsidDel="00800DC9">
          <w:delText>BeeRocks requirements are defined in </w:delText>
        </w:r>
        <w:r w:rsidDel="00800DC9">
          <w:fldChar w:fldCharType="begin" w:fldLock="1"/>
        </w:r>
        <w:r w:rsidDel="00800DC9">
          <w:delInstrText>HYPERLINK https://polarion.imu.intel.com/polarion/#/project/BEER/wiki/Specifications/BeeRocks_Requirements</w:delInstrText>
        </w:r>
        <w:r w:rsidDel="00800DC9">
          <w:fldChar w:fldCharType="separate"/>
        </w:r>
      </w:del>
      <w:customXmlDelRangeStart w:id="212" w:author="Amram, Lior" w:date="2019-06-13T14:40:00Z"/>
      <w:sdt>
        <w:sdtPr>
          <w:tag w:val="linkId"/>
          <w:id w:val="949203726"/>
        </w:sdtPr>
        <w:sdtEndPr/>
        <w:sdtContent>
          <w:customXmlDelRangeEnd w:id="212"/>
          <w:del w:id="213" w:author="Amram, Lior" w:date="2019-06-13T14:40:00Z">
            <w:r w:rsidDel="00800DC9">
              <w:rPr>
                <w:vanish/>
              </w:rPr>
              <w:delText>3</w:delText>
            </w:r>
          </w:del>
          <w:customXmlDelRangeStart w:id="214" w:author="Amram, Lior" w:date="2019-06-13T14:40:00Z"/>
        </w:sdtContent>
      </w:sdt>
      <w:customXmlDelRangeEnd w:id="214"/>
      <w:del w:id="215"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8"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BeeRocks_Requirements</w:delText>
        </w:r>
        <w:r w:rsidDel="00800DC9">
          <w:fldChar w:fldCharType="end"/>
        </w:r>
        <w:r w:rsidDel="00800DC9">
          <w:delText> document, all new items are marked with V1.4.</w:delText>
        </w:r>
      </w:del>
    </w:p>
    <w:p w:rsidR="00740317" w:rsidDel="00800DC9" w:rsidRDefault="00CA3CCA">
      <w:pPr>
        <w:divId w:val="57"/>
        <w:rPr>
          <w:del w:id="216" w:author="Amram, Lior" w:date="2019-06-13T14:40:00Z"/>
        </w:rPr>
      </w:pPr>
      <w:del w:id="217" w:author="Amram, Lior" w:date="2019-06-13T14:40:00Z">
        <w:r w:rsidDel="00800DC9">
          <w:delText>BML V1.4 API's are defined in</w:delText>
        </w:r>
        <w:r w:rsidDel="00800DC9">
          <w:fldChar w:fldCharType="begin" w:fldLock="1"/>
        </w:r>
        <w:r w:rsidDel="00800DC9">
          <w:delInstrText>HYPERLINK https://polarion.imu.intel.com/polarion/#/project/BEER/wiki/Specifications/BML_API_Reference</w:delInstrText>
        </w:r>
        <w:r w:rsidDel="00800DC9">
          <w:fldChar w:fldCharType="separate"/>
        </w:r>
      </w:del>
      <w:customXmlDelRangeStart w:id="218" w:author="Amram, Lior" w:date="2019-06-13T14:40:00Z"/>
      <w:sdt>
        <w:sdtPr>
          <w:tag w:val="linkId"/>
          <w:id w:val="-1821262182"/>
        </w:sdtPr>
        <w:sdtEndPr/>
        <w:sdtContent>
          <w:customXmlDelRangeEnd w:id="218"/>
          <w:del w:id="219" w:author="Amram, Lior" w:date="2019-06-13T14:40:00Z">
            <w:r w:rsidDel="00800DC9">
              <w:rPr>
                <w:vanish/>
              </w:rPr>
              <w:delText>4</w:delText>
            </w:r>
          </w:del>
          <w:customXmlDelRangeStart w:id="220" w:author="Amram, Lior" w:date="2019-06-13T14:40:00Z"/>
        </w:sdtContent>
      </w:sdt>
      <w:customXmlDelRangeEnd w:id="220"/>
      <w:del w:id="221"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9"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BML_API_Reference</w:delText>
        </w:r>
        <w:r w:rsidDel="00800DC9">
          <w:fldChar w:fldCharType="end"/>
        </w:r>
        <w:r w:rsidDel="00800DC9">
          <w:delText> </w:delText>
        </w:r>
      </w:del>
    </w:p>
    <w:p w:rsidR="00740317" w:rsidDel="00800DC9" w:rsidRDefault="00CA3CCA">
      <w:pPr>
        <w:divId w:val="58"/>
        <w:rPr>
          <w:del w:id="222" w:author="Amram, Lior" w:date="2019-06-13T14:40:00Z"/>
        </w:rPr>
      </w:pPr>
      <w:del w:id="223" w:author="Amram, Lior" w:date="2019-06-13T14:40:00Z">
        <w:r w:rsidDel="00800DC9">
          <w:delText>BPL V1.4 API's are defined in </w:delText>
        </w:r>
        <w:r w:rsidDel="00800DC9">
          <w:fldChar w:fldCharType="begin" w:fldLock="1"/>
        </w:r>
        <w:r w:rsidDel="00800DC9">
          <w:delInstrText>HYPERLINK https://polarion.imu.intel.com/polarion/#/project/BEER/wiki/Specifications/BPL_API_Reference</w:delInstrText>
        </w:r>
        <w:r w:rsidDel="00800DC9">
          <w:fldChar w:fldCharType="separate"/>
        </w:r>
      </w:del>
      <w:customXmlDelRangeStart w:id="224" w:author="Amram, Lior" w:date="2019-06-13T14:40:00Z"/>
      <w:sdt>
        <w:sdtPr>
          <w:tag w:val="linkId"/>
          <w:id w:val="1905026021"/>
        </w:sdtPr>
        <w:sdtEndPr/>
        <w:sdtContent>
          <w:customXmlDelRangeEnd w:id="224"/>
          <w:del w:id="225" w:author="Amram, Lior" w:date="2019-06-13T14:40:00Z">
            <w:r w:rsidDel="00800DC9">
              <w:rPr>
                <w:vanish/>
              </w:rPr>
              <w:delText>5</w:delText>
            </w:r>
          </w:del>
          <w:customXmlDelRangeStart w:id="226" w:author="Amram, Lior" w:date="2019-06-13T14:40:00Z"/>
        </w:sdtContent>
      </w:sdt>
      <w:customXmlDelRangeEnd w:id="226"/>
      <w:del w:id="227"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10"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BPL_API_Reference</w:delText>
        </w:r>
        <w:r w:rsidDel="00800DC9">
          <w:fldChar w:fldCharType="end"/>
        </w:r>
        <w:r w:rsidDel="00800DC9">
          <w:delText> </w:delText>
        </w:r>
      </w:del>
    </w:p>
    <w:p w:rsidR="00740317" w:rsidDel="00800DC9" w:rsidRDefault="00CA3CCA">
      <w:pPr>
        <w:pStyle w:val="Heading3"/>
        <w:divId w:val="59"/>
        <w:rPr>
          <w:del w:id="228" w:author="Amram, Lior" w:date="2019-06-13T14:40:00Z"/>
        </w:rPr>
      </w:pPr>
      <w:del w:id="229" w:author="Amram, Lior" w:date="2019-06-13T14:40:00Z">
        <w:r w:rsidDel="00800DC9">
          <w:delText>WLAN Subsystem Requirements</w:delText>
        </w:r>
      </w:del>
    </w:p>
    <w:p w:rsidR="00740317" w:rsidDel="00800DC9" w:rsidRDefault="00CA3CCA">
      <w:pPr>
        <w:divId w:val="60"/>
        <w:rPr>
          <w:del w:id="230" w:author="Amram, Lior" w:date="2019-06-13T14:40:00Z"/>
        </w:rPr>
      </w:pPr>
      <w:del w:id="231" w:author="Amram, Lior" w:date="2019-06-13T14:40:00Z">
        <w:r w:rsidDel="00800DC9">
          <w:delText>WLAN subsystem requirements are defined in </w:delText>
        </w:r>
        <w:r w:rsidDel="00800DC9">
          <w:fldChar w:fldCharType="begin" w:fldLock="1"/>
        </w:r>
        <w:r w:rsidDel="00800DC9">
          <w:delInstrText>HYPERLINK https://polarion.imu.intel.com/polarion/#/project/BEER/wiki/Specifications/WLAN_Requirements</w:delInstrText>
        </w:r>
        <w:r w:rsidDel="00800DC9">
          <w:fldChar w:fldCharType="separate"/>
        </w:r>
      </w:del>
      <w:customXmlDelRangeStart w:id="232" w:author="Amram, Lior" w:date="2019-06-13T14:40:00Z"/>
      <w:sdt>
        <w:sdtPr>
          <w:tag w:val="linkId"/>
          <w:id w:val="-1446848280"/>
        </w:sdtPr>
        <w:sdtEndPr/>
        <w:sdtContent>
          <w:customXmlDelRangeEnd w:id="232"/>
          <w:del w:id="233" w:author="Amram, Lior" w:date="2019-06-13T14:40:00Z">
            <w:r w:rsidDel="00800DC9">
              <w:rPr>
                <w:vanish/>
              </w:rPr>
              <w:delText>6</w:delText>
            </w:r>
          </w:del>
          <w:customXmlDelRangeStart w:id="234" w:author="Amram, Lior" w:date="2019-06-13T14:40:00Z"/>
        </w:sdtContent>
      </w:sdt>
      <w:customXmlDelRangeEnd w:id="234"/>
      <w:del w:id="235"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11"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WLAN_Requirements</w:delText>
        </w:r>
        <w:r w:rsidDel="00800DC9">
          <w:fldChar w:fldCharType="end"/>
        </w:r>
        <w:r w:rsidDel="00800DC9">
          <w:delText> document, all new items are marked with V1.4.</w:delText>
        </w:r>
      </w:del>
    </w:p>
    <w:p w:rsidR="00740317" w:rsidDel="00800DC9" w:rsidRDefault="00CA3CCA">
      <w:pPr>
        <w:pStyle w:val="Heading3"/>
        <w:divId w:val="61"/>
        <w:rPr>
          <w:del w:id="236" w:author="Amram, Lior" w:date="2019-06-13T14:40:00Z"/>
        </w:rPr>
      </w:pPr>
      <w:del w:id="237" w:author="Amram, Lior" w:date="2019-06-13T14:40:00Z">
        <w:r w:rsidDel="00800DC9">
          <w:delText>Platform Requirements</w:delText>
        </w:r>
      </w:del>
    </w:p>
    <w:p w:rsidR="00740317" w:rsidDel="00800DC9" w:rsidRDefault="00CA3CCA">
      <w:pPr>
        <w:divId w:val="62"/>
        <w:rPr>
          <w:del w:id="238" w:author="Amram, Lior" w:date="2019-06-13T14:40:00Z"/>
        </w:rPr>
      </w:pPr>
      <w:del w:id="239" w:author="Amram, Lior" w:date="2019-06-13T14:40:00Z">
        <w:r w:rsidDel="00800DC9">
          <w:delText>Platform requirements </w:delText>
        </w:r>
        <w:r w:rsidDel="00800DC9">
          <w:rPr>
            <w:szCs w:val="20"/>
          </w:rPr>
          <w:delText>are defined in </w:delText>
        </w:r>
        <w:r w:rsidDel="00800DC9">
          <w:fldChar w:fldCharType="begin" w:fldLock="1"/>
        </w:r>
        <w:r w:rsidDel="00800DC9">
          <w:delInstrText>HYPERLINK https://polarion.imu.intel.com/polarion/#/project/BEER/wiki/Specifications/BeeRocks_Requirements</w:delInstrText>
        </w:r>
        <w:r w:rsidDel="00800DC9">
          <w:fldChar w:fldCharType="separate"/>
        </w:r>
      </w:del>
      <w:customXmlDelRangeStart w:id="240" w:author="Amram, Lior" w:date="2019-06-13T14:40:00Z"/>
      <w:sdt>
        <w:sdtPr>
          <w:tag w:val="linkId"/>
          <w:id w:val="-1490166472"/>
        </w:sdtPr>
        <w:sdtEndPr/>
        <w:sdtContent>
          <w:customXmlDelRangeEnd w:id="240"/>
          <w:del w:id="241" w:author="Amram, Lior" w:date="2019-06-13T14:40:00Z">
            <w:r w:rsidDel="00800DC9">
              <w:rPr>
                <w:vanish/>
              </w:rPr>
              <w:delText>7</w:delText>
            </w:r>
          </w:del>
          <w:customXmlDelRangeStart w:id="242" w:author="Amram, Lior" w:date="2019-06-13T14:40:00Z"/>
        </w:sdtContent>
      </w:sdt>
      <w:customXmlDelRangeEnd w:id="242"/>
      <w:del w:id="243"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12"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BeeRocks_Requirements</w:delText>
        </w:r>
        <w:r w:rsidDel="00800DC9">
          <w:fldChar w:fldCharType="end"/>
        </w:r>
        <w:r w:rsidDel="00800DC9">
          <w:delText xml:space="preserve"> document, all new items are marked with V1.4</w:delText>
        </w:r>
      </w:del>
    </w:p>
    <w:p w:rsidR="00740317" w:rsidDel="00800DC9" w:rsidRDefault="00CA3CCA">
      <w:pPr>
        <w:pStyle w:val="Heading1"/>
        <w:divId w:val="63"/>
        <w:rPr>
          <w:del w:id="244" w:author="Amram, Lior" w:date="2019-06-13T14:40:00Z"/>
        </w:rPr>
      </w:pPr>
      <w:del w:id="245" w:author="Amram, Lior" w:date="2019-06-13T14:40:00Z">
        <w:r w:rsidDel="00800DC9">
          <w:delText>Multi-AP Framework Architecture</w:delText>
        </w:r>
      </w:del>
    </w:p>
    <w:p w:rsidR="00740317" w:rsidDel="00800DC9" w:rsidRDefault="00CA3CCA">
      <w:pPr>
        <w:divId w:val="64"/>
        <w:rPr>
          <w:del w:id="246" w:author="Amram, Lior" w:date="2019-06-13T14:40:00Z"/>
        </w:rPr>
      </w:pPr>
      <w:del w:id="247" w:author="Amram, Lior" w:date="2019-06-13T14:40:00Z">
        <w:r w:rsidDel="00800DC9">
          <w:delText xml:space="preserve">Multi-AP framework architecture is documented here </w:delText>
        </w:r>
        <w:r w:rsidDel="00800DC9">
          <w:fldChar w:fldCharType="begin" w:fldLock="1"/>
        </w:r>
        <w:r w:rsidDel="00800DC9">
          <w:delInstrText>HYPERLINK https://polarion.imu.intel.com/polarion/#/project/IRE/wiki/Architecture/EasyMesh_Framework_Architecture</w:delInstrText>
        </w:r>
        <w:r w:rsidDel="00800DC9">
          <w:fldChar w:fldCharType="separate"/>
        </w:r>
      </w:del>
      <w:customXmlDelRangeStart w:id="248" w:author="Amram, Lior" w:date="2019-06-13T14:40:00Z"/>
      <w:sdt>
        <w:sdtPr>
          <w:tag w:val="linkId"/>
          <w:id w:val="402570274"/>
        </w:sdtPr>
        <w:sdtEndPr/>
        <w:sdtContent>
          <w:customXmlDelRangeEnd w:id="248"/>
          <w:del w:id="249" w:author="Amram, Lior" w:date="2019-06-13T14:40:00Z">
            <w:r w:rsidDel="00800DC9">
              <w:rPr>
                <w:vanish/>
              </w:rPr>
              <w:delText>8</w:delText>
            </w:r>
          </w:del>
          <w:customXmlDelRangeStart w:id="250" w:author="Amram, Lior" w:date="2019-06-13T14:40:00Z"/>
        </w:sdtContent>
      </w:sdt>
      <w:customXmlDelRangeEnd w:id="250"/>
      <w:del w:id="251"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13"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EasyMesh Framework Architecture</w:delText>
        </w:r>
        <w:r w:rsidDel="00800DC9">
          <w:fldChar w:fldCharType="end"/>
        </w:r>
        <w:r w:rsidDel="00800DC9">
          <w:delText> </w:delText>
        </w:r>
      </w:del>
    </w:p>
    <w:p w:rsidR="00740317" w:rsidDel="00800DC9" w:rsidRDefault="00CA3CCA">
      <w:pPr>
        <w:pStyle w:val="Heading1"/>
        <w:divId w:val="65"/>
        <w:rPr>
          <w:del w:id="252" w:author="Amram, Lior" w:date="2019-06-13T14:40:00Z"/>
        </w:rPr>
      </w:pPr>
      <w:del w:id="253" w:author="Amram, Lior" w:date="2019-06-13T14:40:00Z">
        <w:r w:rsidDel="00800DC9">
          <w:delText>BeeRocks Architecture</w:delText>
        </w:r>
      </w:del>
    </w:p>
    <w:p w:rsidR="00740317" w:rsidDel="00800DC9" w:rsidRDefault="00CA3CCA">
      <w:pPr>
        <w:pStyle w:val="Heading2"/>
        <w:divId w:val="66"/>
        <w:rPr>
          <w:del w:id="254" w:author="Amram, Lior" w:date="2019-06-13T14:40:00Z"/>
        </w:rPr>
      </w:pPr>
      <w:del w:id="255" w:author="Amram, Lior" w:date="2019-06-13T14:40:00Z">
        <w:r w:rsidDel="00800DC9">
          <w:delText>Overview</w:delText>
        </w:r>
      </w:del>
    </w:p>
    <w:p w:rsidR="00740317" w:rsidDel="00800DC9" w:rsidRDefault="00CA3CCA">
      <w:pPr>
        <w:divId w:val="67"/>
        <w:rPr>
          <w:del w:id="256" w:author="Amram, Lior" w:date="2019-06-13T14:40:00Z"/>
        </w:rPr>
      </w:pPr>
      <w:del w:id="257" w:author="Amram, Lior" w:date="2019-06-13T14:40:00Z">
        <w:r w:rsidDel="00800DC9">
          <w:rPr>
            <w:szCs w:val="20"/>
          </w:rPr>
          <w:delText>BeeRocks is designed to run on any Linux based networking device. Design takes in to considerations needed platform / HW abstraction so that platform porting effort is constrained to minimum number of defected components. As described in the high level architecture intro, BeeRocks is divided to controller and agent components where agent runs on all network nodes and controller runs only on one device GW or IRE (AKA IRE master mode).</w:delText>
        </w:r>
      </w:del>
    </w:p>
    <w:p w:rsidR="00740317" w:rsidDel="00800DC9" w:rsidRDefault="00CA3CCA">
      <w:pPr>
        <w:divId w:val="68"/>
        <w:rPr>
          <w:del w:id="258" w:author="Amram, Lior" w:date="2019-06-13T14:40:00Z"/>
        </w:rPr>
      </w:pPr>
      <w:del w:id="259" w:author="Amram, Lior" w:date="2019-06-13T14:40:00Z">
        <w:r w:rsidDel="00800DC9">
          <w:rPr>
            <w:szCs w:val="20"/>
          </w:rPr>
          <w:delText>BeeRocks internal IPC is done via Unix Domain Sockets (UDS) which are very portable and efficient. BeeRocks has a communication thread base class that UDS communication with reusable wrapper class.</w:delText>
        </w:r>
      </w:del>
    </w:p>
    <w:p w:rsidR="00740317" w:rsidDel="00800DC9" w:rsidRDefault="00CA3CCA">
      <w:pPr>
        <w:divId w:val="69"/>
        <w:rPr>
          <w:del w:id="260" w:author="Amram, Lior" w:date="2019-06-13T14:40:00Z"/>
        </w:rPr>
      </w:pPr>
      <w:del w:id="261" w:author="Amram, Lior" w:date="2019-06-13T14:40:00Z">
        <w:r w:rsidDel="00800DC9">
          <w:rPr>
            <w:szCs w:val="20"/>
          </w:rPr>
          <w:delText>External communication to the EasyMesh framework is done via the framework local BUS.</w:delText>
        </w:r>
      </w:del>
    </w:p>
    <w:p w:rsidR="00740317" w:rsidDel="00800DC9" w:rsidRDefault="00CA3CCA">
      <w:pPr>
        <w:divId w:val="70"/>
        <w:rPr>
          <w:del w:id="262" w:author="Amram, Lior" w:date="2019-06-13T14:40:00Z"/>
        </w:rPr>
      </w:pPr>
      <w:del w:id="263" w:author="Amram, Lior" w:date="2019-06-13T14:40:00Z">
        <w:r w:rsidDel="00800DC9">
          <w:delText>​​</w:delText>
        </w:r>
      </w:del>
    </w:p>
    <w:p w:rsidR="00740317" w:rsidDel="00800DC9" w:rsidRDefault="00CA3CCA">
      <w:pPr>
        <w:pStyle w:val="Heading2"/>
        <w:divId w:val="71"/>
        <w:rPr>
          <w:del w:id="264" w:author="Amram, Lior" w:date="2019-06-13T14:40:00Z"/>
        </w:rPr>
      </w:pPr>
      <w:del w:id="265" w:author="Amram, Lior" w:date="2019-06-13T14:40:00Z">
        <w:r w:rsidDel="00800DC9">
          <w:delText>Multi-AP Deployment Modes</w:delText>
        </w:r>
      </w:del>
    </w:p>
    <w:p w:rsidR="00740317" w:rsidDel="00800DC9" w:rsidRDefault="00CA3CCA">
      <w:pPr>
        <w:divId w:val="72"/>
        <w:rPr>
          <w:del w:id="266" w:author="Amram, Lior" w:date="2019-06-13T14:40:00Z"/>
        </w:rPr>
      </w:pPr>
      <w:del w:id="267" w:author="Amram, Lior" w:date="2019-06-13T14:40:00Z">
        <w:r w:rsidDel="00800DC9">
          <w:delText>To allow a flexible deployment of the Multi-AP stack that meets the needs of different customers the stack defines four deployments mode:</w:delText>
        </w:r>
      </w:del>
    </w:p>
    <w:p w:rsidR="00740317" w:rsidDel="00800DC9" w:rsidRDefault="00CA3CCA">
      <w:pPr>
        <w:divId w:val="73"/>
        <w:rPr>
          <w:del w:id="268" w:author="Amram, Lior" w:date="2019-06-13T14:40:00Z"/>
        </w:rPr>
      </w:pPr>
      <w:del w:id="269" w:author="Amram, Lior" w:date="2019-06-13T14:40:00Z">
        <w:r w:rsidDel="00800DC9">
          <w:rPr>
            <w:b/>
            <w:u w:val="single"/>
          </w:rPr>
          <w:delText>EasyMesh Managed Mode:</w:delText>
        </w:r>
        <w:r w:rsidDel="00800DC9">
          <w:br/>
          <w:delText>This is the full Multi-AP mode there the framework with 1905.1 + BeeRocks agent + controller is deployed.</w:delText>
        </w:r>
        <w:r w:rsidDel="00800DC9">
          <w:br/>
          <w:delText>Communication between components is made via the XSub/XPub local bus.</w:delText>
        </w:r>
      </w:del>
    </w:p>
    <w:p w:rsidR="00740317" w:rsidDel="00800DC9" w:rsidRDefault="00CA3CCA">
      <w:pPr>
        <w:divId w:val="74"/>
        <w:rPr>
          <w:del w:id="270" w:author="Amram, Lior" w:date="2019-06-13T14:40:00Z"/>
        </w:rPr>
      </w:pPr>
      <w:del w:id="271" w:author="Amram, Lior" w:date="2019-06-13T14:40:00Z">
        <w:r w:rsidDel="00800DC9">
          <w:rPr>
            <w:noProof/>
            <w:lang w:val="en-US" w:eastAsia="en-US" w:bidi="he-IL"/>
          </w:rPr>
          <w:drawing>
            <wp:inline distT="0" distB="0" distL="0" distR="0">
              <wp:extent cx="6299835" cy="2897924"/>
              <wp:effectExtent l="0" t="0" r="0" b="0"/>
              <wp:docPr id="14" name="attachment_EasyMesh_inter_connect.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EasyMesh_inter_connect.png"/>
                      <pic:cNvPicPr/>
                    </pic:nvPicPr>
                    <pic:blipFill>
                      <a:blip r:embed="rId22"/>
                      <a:stretch>
                        <a:fillRect/>
                      </a:stretch>
                    </pic:blipFill>
                    <pic:spPr>
                      <a:xfrm>
                        <a:off x="0" y="0"/>
                        <a:ext cx="6299835" cy="2897924"/>
                      </a:xfrm>
                      <a:prstGeom prst="rect">
                        <a:avLst/>
                      </a:prstGeom>
                    </pic:spPr>
                  </pic:pic>
                </a:graphicData>
              </a:graphic>
            </wp:inline>
          </w:drawing>
        </w:r>
      </w:del>
    </w:p>
    <w:p w:rsidR="00740317" w:rsidDel="00800DC9" w:rsidRDefault="00CA3CCA">
      <w:pPr>
        <w:divId w:val="75"/>
        <w:rPr>
          <w:del w:id="272" w:author="Amram, Lior" w:date="2019-06-13T14:40:00Z"/>
        </w:rPr>
      </w:pPr>
      <w:del w:id="273" w:author="Amram, Lior" w:date="2019-06-13T14:40:00Z">
        <w:r w:rsidDel="00800DC9">
          <w:rPr>
            <w:b/>
            <w:u w:val="single"/>
          </w:rPr>
          <w:delText>EasyMesh Unmanaged Mode:</w:delText>
        </w:r>
      </w:del>
    </w:p>
    <w:p w:rsidR="00740317" w:rsidDel="00800DC9" w:rsidRDefault="00CA3CCA">
      <w:pPr>
        <w:divId w:val="76"/>
        <w:rPr>
          <w:del w:id="274" w:author="Amram, Lior" w:date="2019-06-13T14:40:00Z"/>
        </w:rPr>
      </w:pPr>
      <w:del w:id="275" w:author="Amram, Lior" w:date="2019-06-13T14:40:00Z">
        <w:r w:rsidDel="00800DC9">
          <w:delText>This mode is identical to the EasyMesh managed mode except the controller is not deployed. It is assumed that an external controller is attached to the local bus or compliantly external to the stack.</w:delText>
        </w:r>
      </w:del>
    </w:p>
    <w:p w:rsidR="00740317" w:rsidDel="00800DC9" w:rsidRDefault="00CA3CCA">
      <w:pPr>
        <w:divId w:val="77"/>
        <w:rPr>
          <w:del w:id="276" w:author="Amram, Lior" w:date="2019-06-13T14:40:00Z"/>
        </w:rPr>
      </w:pPr>
      <w:del w:id="277" w:author="Amram, Lior" w:date="2019-06-13T14:40:00Z">
        <w:r w:rsidDel="00800DC9">
          <w:rPr>
            <w:noProof/>
            <w:lang w:val="en-US" w:eastAsia="en-US" w:bidi="he-IL"/>
          </w:rPr>
          <w:drawing>
            <wp:inline distT="0" distB="0" distL="0" distR="0">
              <wp:extent cx="6299835" cy="2897924"/>
              <wp:effectExtent l="0" t="0" r="0" b="0"/>
              <wp:docPr id="15" name="attachment_EasyMesh_agent_only_inter_connect.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EasyMesh_agent_only_inter_connect.png"/>
                      <pic:cNvPicPr/>
                    </pic:nvPicPr>
                    <pic:blipFill>
                      <a:blip r:embed="rId24"/>
                      <a:stretch>
                        <a:fillRect/>
                      </a:stretch>
                    </pic:blipFill>
                    <pic:spPr>
                      <a:xfrm>
                        <a:off x="0" y="0"/>
                        <a:ext cx="6299835" cy="2897924"/>
                      </a:xfrm>
                      <a:prstGeom prst="rect">
                        <a:avLst/>
                      </a:prstGeom>
                    </pic:spPr>
                  </pic:pic>
                </a:graphicData>
              </a:graphic>
            </wp:inline>
          </w:drawing>
        </w:r>
      </w:del>
    </w:p>
    <w:p w:rsidR="00740317" w:rsidDel="00800DC9" w:rsidRDefault="00CA3CCA">
      <w:pPr>
        <w:divId w:val="78"/>
        <w:rPr>
          <w:del w:id="278" w:author="Amram, Lior" w:date="2019-06-13T14:40:00Z"/>
        </w:rPr>
      </w:pPr>
      <w:del w:id="279" w:author="Amram, Lior" w:date="2019-06-13T14:40:00Z">
        <w:r w:rsidDel="00800DC9">
          <w:rPr>
            <w:b/>
            <w:u w:val="single"/>
          </w:rPr>
          <w:delText>None Mesh Managed Mode:</w:delText>
        </w:r>
      </w:del>
    </w:p>
    <w:p w:rsidR="00740317" w:rsidDel="00800DC9" w:rsidRDefault="00CA3CCA">
      <w:pPr>
        <w:divId w:val="79"/>
        <w:rPr>
          <w:del w:id="280" w:author="Amram, Lior" w:date="2019-06-13T14:40:00Z"/>
        </w:rPr>
      </w:pPr>
      <w:del w:id="281" w:author="Amram, Lior" w:date="2019-06-13T14:40:00Z">
        <w:r w:rsidDel="00800DC9">
          <w:delText>This mode allows non mesh deployment where 1905.1 components are not deployed.</w:delText>
        </w:r>
        <w:r w:rsidDel="00800DC9">
          <w:br/>
          <w:delText>BeeRocks controller manages the GW local radios according to enabled features. There may be a case where there is an upper layer controller operating alongside the BeeRocks controller, in this case the enabled features of each must not crate a contention.</w:delText>
        </w:r>
      </w:del>
    </w:p>
    <w:p w:rsidR="00740317" w:rsidDel="00800DC9" w:rsidRDefault="00CA3CCA">
      <w:pPr>
        <w:divId w:val="80"/>
        <w:rPr>
          <w:del w:id="282" w:author="Amram, Lior" w:date="2019-06-13T14:40:00Z"/>
        </w:rPr>
      </w:pPr>
      <w:del w:id="283" w:author="Amram, Lior" w:date="2019-06-13T14:40:00Z">
        <w:r w:rsidDel="00800DC9">
          <w:rPr>
            <w:noProof/>
            <w:lang w:val="en-US" w:eastAsia="en-US" w:bidi="he-IL"/>
          </w:rPr>
          <w:drawing>
            <wp:inline distT="0" distB="0" distL="0" distR="0">
              <wp:extent cx="6299835" cy="2897924"/>
              <wp:effectExtent l="0" t="0" r="0" b="0"/>
              <wp:docPr id="16" name="attachment_NoneMesh_inter_connect.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NoneMesh_inter_connect.png"/>
                      <pic:cNvPicPr/>
                    </pic:nvPicPr>
                    <pic:blipFill>
                      <a:blip r:embed="rId26"/>
                      <a:stretch>
                        <a:fillRect/>
                      </a:stretch>
                    </pic:blipFill>
                    <pic:spPr>
                      <a:xfrm>
                        <a:off x="0" y="0"/>
                        <a:ext cx="6299835" cy="2897924"/>
                      </a:xfrm>
                      <a:prstGeom prst="rect">
                        <a:avLst/>
                      </a:prstGeom>
                    </pic:spPr>
                  </pic:pic>
                </a:graphicData>
              </a:graphic>
            </wp:inline>
          </w:drawing>
        </w:r>
      </w:del>
    </w:p>
    <w:p w:rsidR="00740317" w:rsidDel="00800DC9" w:rsidRDefault="00CA3CCA">
      <w:pPr>
        <w:divId w:val="81"/>
        <w:rPr>
          <w:del w:id="284" w:author="Amram, Lior" w:date="2019-06-13T14:40:00Z"/>
        </w:rPr>
      </w:pPr>
      <w:del w:id="285" w:author="Amram, Lior" w:date="2019-06-13T14:40:00Z">
        <w:r w:rsidDel="00800DC9">
          <w:rPr>
            <w:b/>
            <w:u w:val="single"/>
          </w:rPr>
          <w:delText>None Mesh Unmanaged Mode:</w:delText>
        </w:r>
      </w:del>
    </w:p>
    <w:p w:rsidR="00740317" w:rsidDel="00800DC9" w:rsidRDefault="00CA3CCA">
      <w:pPr>
        <w:divId w:val="82"/>
        <w:rPr>
          <w:del w:id="286" w:author="Amram, Lior" w:date="2019-06-13T14:40:00Z"/>
        </w:rPr>
      </w:pPr>
      <w:del w:id="287" w:author="Amram, Lior" w:date="2019-06-13T14:40:00Z">
        <w:r w:rsidDel="00800DC9">
          <w:delText>This mode is identical to the None Mesh Managed mode except the controller is not deployed.</w:delText>
        </w:r>
        <w:r w:rsidDel="00800DC9">
          <w:br/>
          <w:delText>The mode allows external entity to configure agent and receive statistics and events form the agent.</w:delText>
        </w:r>
        <w:r w:rsidDel="00800DC9">
          <w:br/>
        </w:r>
        <w:r w:rsidDel="00800DC9">
          <w:rPr>
            <w:noProof/>
            <w:lang w:val="en-US" w:eastAsia="en-US" w:bidi="he-IL"/>
          </w:rPr>
          <w:drawing>
            <wp:inline distT="0" distB="0" distL="0" distR="0">
              <wp:extent cx="6299835" cy="2897924"/>
              <wp:effectExtent l="0" t="0" r="0" b="0"/>
              <wp:docPr id="17" name="attachment_NoneMesh_unmanaged_inter_connec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NoneMesh_unmanaged_inter_connect.png"/>
                      <pic:cNvPicPr/>
                    </pic:nvPicPr>
                    <pic:blipFill>
                      <a:blip r:embed="rId28"/>
                      <a:stretch>
                        <a:fillRect/>
                      </a:stretch>
                    </pic:blipFill>
                    <pic:spPr>
                      <a:xfrm>
                        <a:off x="0" y="0"/>
                        <a:ext cx="6299835" cy="2897924"/>
                      </a:xfrm>
                      <a:prstGeom prst="rect">
                        <a:avLst/>
                      </a:prstGeom>
                    </pic:spPr>
                  </pic:pic>
                </a:graphicData>
              </a:graphic>
            </wp:inline>
          </w:drawing>
        </w:r>
      </w:del>
    </w:p>
    <w:p w:rsidR="00740317" w:rsidDel="00800DC9" w:rsidRDefault="00CA3CCA">
      <w:pPr>
        <w:pStyle w:val="Heading2"/>
        <w:divId w:val="83"/>
        <w:rPr>
          <w:del w:id="288" w:author="Amram, Lior" w:date="2019-06-13T14:40:00Z"/>
        </w:rPr>
      </w:pPr>
      <w:del w:id="289" w:author="Amram, Lior" w:date="2019-06-13T14:40:00Z">
        <w:r w:rsidDel="00800DC9">
          <w:delText>BeeRocks Inter/Outer Communication (IPC)</w:delText>
        </w:r>
      </w:del>
    </w:p>
    <w:p w:rsidR="00740317" w:rsidDel="00800DC9" w:rsidRDefault="00CA3CCA">
      <w:pPr>
        <w:divId w:val="84"/>
        <w:rPr>
          <w:del w:id="290" w:author="Amram, Lior" w:date="2019-06-13T14:40:00Z"/>
        </w:rPr>
      </w:pPr>
      <w:del w:id="291" w:author="Amram, Lior" w:date="2019-06-13T14:40:00Z">
        <w:r w:rsidDel="00800DC9">
          <w:rPr>
            <w:szCs w:val="20"/>
          </w:rPr>
          <w:delText>The following figure shows all inner module IPC communication of the Multi-AP stack and BeeRocks when the EasyMesh mode is deployed:</w:delText>
        </w:r>
      </w:del>
    </w:p>
    <w:p w:rsidR="00740317" w:rsidDel="00800DC9" w:rsidRDefault="00CA3CCA">
      <w:pPr>
        <w:divId w:val="85"/>
        <w:rPr>
          <w:del w:id="292" w:author="Amram, Lior" w:date="2019-06-13T14:40:00Z"/>
        </w:rPr>
      </w:pPr>
      <w:del w:id="293" w:author="Amram, Lior" w:date="2019-06-13T14:40:00Z">
        <w:r w:rsidDel="00800DC9">
          <w:rPr>
            <w:noProof/>
            <w:lang w:val="en-US" w:eastAsia="en-US" w:bidi="he-IL"/>
          </w:rPr>
          <w:drawing>
            <wp:inline distT="0" distB="0" distL="0" distR="0">
              <wp:extent cx="6299835" cy="3989896"/>
              <wp:effectExtent l="0" t="0" r="0" b="0"/>
              <wp:docPr id="18" name="attachment_EasyMesh_-_Iner_connect.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EasyMesh_-_Iner_connect.png"/>
                      <pic:cNvPicPr/>
                    </pic:nvPicPr>
                    <pic:blipFill>
                      <a:blip r:embed="rId30"/>
                      <a:stretch>
                        <a:fillRect/>
                      </a:stretch>
                    </pic:blipFill>
                    <pic:spPr>
                      <a:xfrm>
                        <a:off x="0" y="0"/>
                        <a:ext cx="6299835" cy="3989896"/>
                      </a:xfrm>
                      <a:prstGeom prst="rect">
                        <a:avLst/>
                      </a:prstGeom>
                    </pic:spPr>
                  </pic:pic>
                </a:graphicData>
              </a:graphic>
            </wp:inline>
          </w:drawing>
        </w:r>
      </w:del>
    </w:p>
    <w:p w:rsidR="00740317" w:rsidDel="00800DC9" w:rsidRDefault="00CA3CCA">
      <w:pPr>
        <w:divId w:val="86"/>
        <w:rPr>
          <w:del w:id="294" w:author="Amram, Lior" w:date="2019-06-13T14:40:00Z"/>
        </w:rPr>
      </w:pPr>
      <w:del w:id="295" w:author="Amram, Lior" w:date="2019-06-13T14:40:00Z">
        <w:r w:rsidDel="00800DC9">
          <w:delText>For the Non Mesh mode where the local bus and 1905.1 are not deployed the communication is done using p2p UDS carring the came vendor specific CMDU's:</w:delText>
        </w:r>
      </w:del>
    </w:p>
    <w:p w:rsidR="00740317" w:rsidDel="00800DC9" w:rsidRDefault="00CA3CCA">
      <w:pPr>
        <w:divId w:val="87"/>
        <w:rPr>
          <w:del w:id="296" w:author="Amram, Lior" w:date="2019-06-13T14:40:00Z"/>
        </w:rPr>
      </w:pPr>
      <w:del w:id="297" w:author="Amram, Lior" w:date="2019-06-13T14:40:00Z">
        <w:r w:rsidDel="00800DC9">
          <w:rPr>
            <w:noProof/>
            <w:lang w:val="en-US" w:eastAsia="en-US" w:bidi="he-IL"/>
          </w:rPr>
          <w:drawing>
            <wp:inline distT="0" distB="0" distL="0" distR="0">
              <wp:extent cx="6299835" cy="3989896"/>
              <wp:effectExtent l="0" t="0" r="0" b="0"/>
              <wp:docPr id="19" name="attachment_None_Mesh_-_Iner_connec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None_Mesh_-_Iner_connect.png"/>
                      <pic:cNvPicPr/>
                    </pic:nvPicPr>
                    <pic:blipFill>
                      <a:blip r:embed="rId32"/>
                      <a:stretch>
                        <a:fillRect/>
                      </a:stretch>
                    </pic:blipFill>
                    <pic:spPr>
                      <a:xfrm>
                        <a:off x="0" y="0"/>
                        <a:ext cx="6299835" cy="3989896"/>
                      </a:xfrm>
                      <a:prstGeom prst="rect">
                        <a:avLst/>
                      </a:prstGeom>
                    </pic:spPr>
                  </pic:pic>
                </a:graphicData>
              </a:graphic>
            </wp:inline>
          </w:drawing>
        </w:r>
      </w:del>
    </w:p>
    <w:p w:rsidR="00740317" w:rsidDel="00800DC9" w:rsidRDefault="00CA3CCA">
      <w:pPr>
        <w:pStyle w:val="Heading2"/>
        <w:divId w:val="88"/>
        <w:rPr>
          <w:del w:id="298" w:author="Amram, Lior" w:date="2019-06-13T14:40:00Z"/>
        </w:rPr>
      </w:pPr>
      <w:del w:id="299" w:author="Amram, Lior" w:date="2019-06-13T14:40:00Z">
        <w:r w:rsidDel="00800DC9">
          <w:delText>BeeRocks Controller</w:delText>
        </w:r>
      </w:del>
    </w:p>
    <w:p w:rsidR="00740317" w:rsidDel="00800DC9" w:rsidRDefault="00CA3CCA">
      <w:pPr>
        <w:divId w:val="89"/>
        <w:rPr>
          <w:del w:id="300" w:author="Amram, Lior" w:date="2019-06-13T14:40:00Z"/>
        </w:rPr>
      </w:pPr>
      <w:del w:id="301" w:author="Amram, Lior" w:date="2019-06-13T14:40:00Z">
        <w:r w:rsidDel="00800DC9">
          <w:rPr>
            <w:strike/>
          </w:rPr>
          <w:delText>BeeRocks v1.4 controller will maintain its current architecture in respect to modules / task structure and will introduce a new transport library (BTL) that will allow the controller to communicate with the local 1905.1 transport agent via the local message bus. This library will be integrated to existing controller message router module. The transport library is used by controller and agent and allow abstraction from the platform specific implementation.</w:delText>
        </w:r>
      </w:del>
    </w:p>
    <w:p w:rsidR="00740317" w:rsidDel="00800DC9" w:rsidRDefault="00CA3CCA">
      <w:pPr>
        <w:divId w:val="90"/>
        <w:rPr>
          <w:del w:id="302" w:author="Amram, Lior" w:date="2019-06-13T14:40:00Z"/>
        </w:rPr>
      </w:pPr>
      <w:del w:id="303" w:author="Amram, Lior" w:date="2019-06-13T14:40:00Z">
        <w:r w:rsidDel="00800DC9">
          <w:rPr>
            <w:noProof/>
            <w:lang w:val="en-US" w:eastAsia="en-US" w:bidi="he-IL"/>
          </w:rPr>
          <w:drawing>
            <wp:inline distT="0" distB="0" distL="0" distR="0">
              <wp:extent cx="6299835" cy="2662730"/>
              <wp:effectExtent l="0" t="0" r="0" b="0"/>
              <wp:docPr id="20" name="attachment_BeeRocks_controller.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BeeRocks_controller.png"/>
                      <pic:cNvPicPr/>
                    </pic:nvPicPr>
                    <pic:blipFill>
                      <a:blip r:embed="rId34"/>
                      <a:stretch>
                        <a:fillRect/>
                      </a:stretch>
                    </pic:blipFill>
                    <pic:spPr>
                      <a:xfrm>
                        <a:off x="0" y="0"/>
                        <a:ext cx="6299835" cy="2662730"/>
                      </a:xfrm>
                      <a:prstGeom prst="rect">
                        <a:avLst/>
                      </a:prstGeom>
                    </pic:spPr>
                  </pic:pic>
                </a:graphicData>
              </a:graphic>
            </wp:inline>
          </w:drawing>
        </w:r>
      </w:del>
    </w:p>
    <w:p w:rsidR="00740317" w:rsidDel="00800DC9" w:rsidRDefault="00CA3CCA">
      <w:pPr>
        <w:divId w:val="91"/>
        <w:rPr>
          <w:del w:id="304" w:author="Amram, Lior" w:date="2019-06-13T14:40:00Z"/>
        </w:rPr>
      </w:pPr>
      <w:del w:id="305" w:author="Amram, Lior" w:date="2019-06-13T14:40:00Z">
        <w:r w:rsidDel="00800DC9">
          <w:delText>​​</w:delText>
        </w:r>
      </w:del>
    </w:p>
    <w:p w:rsidR="00740317" w:rsidDel="00800DC9" w:rsidRDefault="00CA3CCA">
      <w:pPr>
        <w:divId w:val="92"/>
        <w:rPr>
          <w:del w:id="306" w:author="Amram, Lior" w:date="2019-06-13T14:40:00Z"/>
        </w:rPr>
      </w:pPr>
      <w:del w:id="307" w:author="Amram, Lior" w:date="2019-06-13T14:40:00Z">
        <w:r w:rsidDel="00800DC9">
          <w:delText>​​</w:delText>
        </w:r>
      </w:del>
    </w:p>
    <w:p w:rsidR="00740317" w:rsidDel="00800DC9" w:rsidRDefault="00CA3CCA">
      <w:pPr>
        <w:pStyle w:val="Heading3"/>
        <w:divId w:val="93"/>
        <w:rPr>
          <w:del w:id="308" w:author="Amram, Lior" w:date="2019-06-13T14:40:00Z"/>
        </w:rPr>
      </w:pPr>
      <w:del w:id="309" w:author="Amram, Lior" w:date="2019-06-13T14:40:00Z">
        <w:r w:rsidDel="00800DC9">
          <w:delText>Controller Database Structure</w:delText>
        </w:r>
      </w:del>
    </w:p>
    <w:p w:rsidR="00740317" w:rsidDel="00800DC9" w:rsidRDefault="00CA3CCA">
      <w:pPr>
        <w:divId w:val="94"/>
        <w:rPr>
          <w:del w:id="310" w:author="Amram, Lior" w:date="2019-06-13T14:40:00Z"/>
        </w:rPr>
      </w:pPr>
      <w:del w:id="311" w:author="Amram, Lior" w:date="2019-06-13T14:40:00Z">
        <w:r w:rsidDel="00800DC9">
          <w:rPr>
            <w:noProof/>
            <w:lang w:val="en-US" w:eastAsia="en-US" w:bidi="he-IL"/>
          </w:rPr>
          <w:drawing>
            <wp:inline distT="0" distB="0" distL="0" distR="0">
              <wp:extent cx="6299835" cy="3544707"/>
              <wp:effectExtent l="0" t="0" r="0" b="0"/>
              <wp:docPr id="21" name="attachment_Controller_node_db_structure.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Controller_node_db_structure.png"/>
                      <pic:cNvPicPr/>
                    </pic:nvPicPr>
                    <pic:blipFill>
                      <a:blip r:embed="rId36"/>
                      <a:stretch>
                        <a:fillRect/>
                      </a:stretch>
                    </pic:blipFill>
                    <pic:spPr>
                      <a:xfrm>
                        <a:off x="0" y="0"/>
                        <a:ext cx="6299835" cy="3544707"/>
                      </a:xfrm>
                      <a:prstGeom prst="rect">
                        <a:avLst/>
                      </a:prstGeom>
                    </pic:spPr>
                  </pic:pic>
                </a:graphicData>
              </a:graphic>
            </wp:inline>
          </w:drawing>
        </w:r>
      </w:del>
    </w:p>
    <w:p w:rsidR="00740317" w:rsidDel="00800DC9" w:rsidRDefault="00CA3CCA">
      <w:pPr>
        <w:pStyle w:val="Heading3"/>
        <w:divId w:val="95"/>
        <w:rPr>
          <w:del w:id="312" w:author="Amram, Lior" w:date="2019-06-13T14:40:00Z"/>
        </w:rPr>
      </w:pPr>
      <w:del w:id="313" w:author="Amram, Lior" w:date="2019-06-13T14:40:00Z">
        <w:r w:rsidDel="00800DC9">
          <w:delText>Controller UDS Socket Management</w:delText>
        </w:r>
      </w:del>
    </w:p>
    <w:p w:rsidR="00740317" w:rsidDel="00800DC9" w:rsidRDefault="00CA3CCA">
      <w:pPr>
        <w:divId w:val="96"/>
        <w:rPr>
          <w:del w:id="314" w:author="Amram, Lior" w:date="2019-06-13T14:40:00Z"/>
        </w:rPr>
      </w:pPr>
      <w:del w:id="315" w:author="Amram, Lior" w:date="2019-06-13T14:40:00Z">
        <w:r w:rsidDel="00800DC9">
          <w:delText>​​</w:delText>
        </w:r>
      </w:del>
    </w:p>
    <w:p w:rsidR="00740317" w:rsidDel="00800DC9" w:rsidRDefault="00CA3CCA">
      <w:pPr>
        <w:pStyle w:val="Heading2"/>
        <w:divId w:val="97"/>
        <w:rPr>
          <w:del w:id="316" w:author="Amram, Lior" w:date="2019-06-13T14:40:00Z"/>
        </w:rPr>
      </w:pPr>
      <w:del w:id="317" w:author="Amram, Lior" w:date="2019-06-13T14:40:00Z">
        <w:r w:rsidDel="00800DC9">
          <w:delText>BeeRocks Agent</w:delText>
        </w:r>
      </w:del>
    </w:p>
    <w:p w:rsidR="00740317" w:rsidDel="00800DC9" w:rsidRDefault="00CA3CCA">
      <w:pPr>
        <w:divId w:val="98"/>
        <w:rPr>
          <w:del w:id="318" w:author="Amram, Lior" w:date="2019-06-13T14:40:00Z"/>
        </w:rPr>
      </w:pPr>
      <w:del w:id="319" w:author="Amram, Lior" w:date="2019-06-13T14:40:00Z">
        <w:r w:rsidDel="00800DC9">
          <w:rPr>
            <w:strike/>
          </w:rPr>
          <w:delText>Similar to BeeRocks controller the agent will integrate the new BeeRocks Transport Library (BTL) that will allow communication with platform 1905.1 or alternative transport service.</w:delText>
        </w:r>
      </w:del>
    </w:p>
    <w:p w:rsidR="00740317" w:rsidDel="00800DC9" w:rsidRDefault="00CA3CCA">
      <w:pPr>
        <w:divId w:val="99"/>
        <w:rPr>
          <w:del w:id="320" w:author="Amram, Lior" w:date="2019-06-13T14:40:00Z"/>
        </w:rPr>
      </w:pPr>
      <w:del w:id="321" w:author="Amram, Lior" w:date="2019-06-13T14:40:00Z">
        <w:r w:rsidDel="00800DC9">
          <w:rPr>
            <w:strike/>
          </w:rPr>
          <w:delText>All agent specific API's will be moved to new library named BeeRocks Agent Library (BAL). This will allow the agent to be independent from controller, aligning to the requirement to have separate packaging for controller and agent.</w:delText>
        </w:r>
      </w:del>
    </w:p>
    <w:p w:rsidR="00740317" w:rsidDel="00800DC9" w:rsidRDefault="00CA3CCA">
      <w:pPr>
        <w:divId w:val="100"/>
        <w:rPr>
          <w:del w:id="322" w:author="Amram, Lior" w:date="2019-06-13T14:40:00Z"/>
        </w:rPr>
      </w:pPr>
      <w:del w:id="323" w:author="Amram, Lior" w:date="2019-06-13T14:40:00Z">
        <w:r w:rsidDel="00800DC9">
          <w:rPr>
            <w:noProof/>
            <w:lang w:val="en-US" w:eastAsia="en-US" w:bidi="he-IL"/>
          </w:rPr>
          <w:drawing>
            <wp:inline distT="0" distB="0" distL="0" distR="0">
              <wp:extent cx="6299835" cy="3166717"/>
              <wp:effectExtent l="0" t="0" r="0" b="0"/>
              <wp:docPr id="22" name="attachment_BeeRocks_agent.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BeeRocks_agent.png"/>
                      <pic:cNvPicPr/>
                    </pic:nvPicPr>
                    <pic:blipFill>
                      <a:blip r:embed="rId38"/>
                      <a:stretch>
                        <a:fillRect/>
                      </a:stretch>
                    </pic:blipFill>
                    <pic:spPr>
                      <a:xfrm>
                        <a:off x="0" y="0"/>
                        <a:ext cx="6299835" cy="3166717"/>
                      </a:xfrm>
                      <a:prstGeom prst="rect">
                        <a:avLst/>
                      </a:prstGeom>
                    </pic:spPr>
                  </pic:pic>
                </a:graphicData>
              </a:graphic>
            </wp:inline>
          </w:drawing>
        </w:r>
      </w:del>
    </w:p>
    <w:p w:rsidR="00740317" w:rsidDel="00800DC9" w:rsidRDefault="00CA3CCA">
      <w:pPr>
        <w:divId w:val="101"/>
        <w:rPr>
          <w:del w:id="324" w:author="Amram, Lior" w:date="2019-06-13T14:40:00Z"/>
        </w:rPr>
      </w:pPr>
      <w:del w:id="325" w:author="Amram, Lior" w:date="2019-06-13T14:40:00Z">
        <w:r w:rsidDel="00800DC9">
          <w:delText>​​</w:delText>
        </w:r>
      </w:del>
    </w:p>
    <w:p w:rsidR="00740317" w:rsidDel="00800DC9" w:rsidRDefault="00CA3CCA">
      <w:pPr>
        <w:pStyle w:val="Heading1"/>
        <w:divId w:val="102"/>
        <w:rPr>
          <w:del w:id="326" w:author="Amram, Lior" w:date="2019-06-13T14:40:00Z"/>
        </w:rPr>
      </w:pPr>
      <w:del w:id="327" w:author="Amram, Lior" w:date="2019-06-13T14:40:00Z">
        <w:r w:rsidDel="00800DC9">
          <w:delText>BeeRocks Flows</w:delText>
        </w:r>
      </w:del>
    </w:p>
    <w:p w:rsidR="00740317" w:rsidDel="00800DC9" w:rsidRDefault="00CA3CCA">
      <w:pPr>
        <w:pStyle w:val="Heading2"/>
        <w:divId w:val="103"/>
        <w:rPr>
          <w:del w:id="328" w:author="Amram, Lior" w:date="2019-06-13T14:40:00Z"/>
        </w:rPr>
      </w:pPr>
      <w:del w:id="329" w:author="Amram, Lior" w:date="2019-06-13T14:40:00Z">
        <w:r w:rsidDel="00800DC9">
          <w:delText>GW Boot</w:delText>
        </w:r>
      </w:del>
    </w:p>
    <w:p w:rsidR="00740317" w:rsidDel="00800DC9" w:rsidRDefault="00CA3CCA">
      <w:pPr>
        <w:divId w:val="104"/>
        <w:rPr>
          <w:del w:id="330" w:author="Amram, Lior" w:date="2019-06-13T14:40:00Z"/>
        </w:rPr>
      </w:pPr>
      <w:del w:id="331" w:author="Amram, Lior" w:date="2019-06-13T14:40:00Z">
        <w:r w:rsidDel="00800DC9">
          <w:delText>The following high level flow diagram describes the GW boot flow inducing interaction between the different entities in the system.</w:delText>
        </w:r>
      </w:del>
    </w:p>
    <w:p w:rsidR="00740317" w:rsidDel="00800DC9" w:rsidRDefault="00CA3CCA">
      <w:pPr>
        <w:divId w:val="105"/>
        <w:rPr>
          <w:del w:id="332" w:author="Amram, Lior" w:date="2019-06-13T14:40:00Z"/>
        </w:rPr>
      </w:pPr>
      <w:del w:id="333" w:author="Amram, Lior" w:date="2019-06-13T14:40:00Z">
        <w:r w:rsidDel="00800DC9">
          <w:rPr>
            <w:noProof/>
            <w:lang w:val="en-US" w:eastAsia="en-US" w:bidi="he-IL"/>
          </w:rPr>
          <w:drawing>
            <wp:inline distT="0" distB="0" distL="0" distR="0">
              <wp:extent cx="6299835" cy="10163734"/>
              <wp:effectExtent l="0" t="0" r="0" b="0"/>
              <wp:docPr id="23" name="attachment_GW_boot.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GW_boot.png"/>
                      <pic:cNvPicPr/>
                    </pic:nvPicPr>
                    <pic:blipFill>
                      <a:blip r:embed="rId40"/>
                      <a:stretch>
                        <a:fillRect/>
                      </a:stretch>
                    </pic:blipFill>
                    <pic:spPr>
                      <a:xfrm>
                        <a:off x="0" y="0"/>
                        <a:ext cx="6299835" cy="10163734"/>
                      </a:xfrm>
                      <a:prstGeom prst="rect">
                        <a:avLst/>
                      </a:prstGeom>
                    </pic:spPr>
                  </pic:pic>
                </a:graphicData>
              </a:graphic>
            </wp:inline>
          </w:drawing>
        </w:r>
      </w:del>
    </w:p>
    <w:p w:rsidR="00740317" w:rsidDel="00800DC9" w:rsidRDefault="00CA3CCA">
      <w:pPr>
        <w:pStyle w:val="Heading2"/>
        <w:divId w:val="106"/>
        <w:rPr>
          <w:del w:id="334" w:author="Amram, Lior" w:date="2019-06-13T14:40:00Z"/>
        </w:rPr>
      </w:pPr>
      <w:del w:id="335" w:author="Amram, Lior" w:date="2019-06-13T14:40:00Z">
        <w:r w:rsidDel="00800DC9">
          <w:delText>IRE Boot - Onbording state</w:delText>
        </w:r>
      </w:del>
    </w:p>
    <w:p w:rsidR="00740317" w:rsidDel="00800DC9" w:rsidRDefault="00CA3CCA">
      <w:pPr>
        <w:divId w:val="107"/>
        <w:rPr>
          <w:del w:id="336" w:author="Amram, Lior" w:date="2019-06-13T14:40:00Z"/>
        </w:rPr>
      </w:pPr>
      <w:del w:id="337" w:author="Amram, Lior" w:date="2019-06-13T14:40:00Z">
        <w:r w:rsidDel="00800DC9">
          <w:delText>The following diagram describes the flow of the agent when "onbording" state is set to "true" i.e. prior to controller auto-configuration.</w:delText>
        </w:r>
      </w:del>
    </w:p>
    <w:p w:rsidR="00740317" w:rsidDel="00800DC9" w:rsidRDefault="00CA3CCA">
      <w:pPr>
        <w:divId w:val="108"/>
        <w:rPr>
          <w:del w:id="338" w:author="Amram, Lior" w:date="2019-06-13T14:40:00Z"/>
        </w:rPr>
      </w:pPr>
      <w:del w:id="339" w:author="Amram, Lior" w:date="2019-06-13T14:40:00Z">
        <w:r w:rsidDel="00800DC9">
          <w:rPr>
            <w:noProof/>
            <w:lang w:val="en-US" w:eastAsia="en-US" w:bidi="he-IL"/>
          </w:rPr>
          <w:drawing>
            <wp:inline distT="0" distB="0" distL="0" distR="0">
              <wp:extent cx="6299835" cy="6644910"/>
              <wp:effectExtent l="0" t="0" r="0" b="0"/>
              <wp:docPr id="24" name="attachment_IRE_onboarding_stat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IRE_onboarding_state.png"/>
                      <pic:cNvPicPr/>
                    </pic:nvPicPr>
                    <pic:blipFill>
                      <a:blip r:embed="rId42"/>
                      <a:stretch>
                        <a:fillRect/>
                      </a:stretch>
                    </pic:blipFill>
                    <pic:spPr>
                      <a:xfrm>
                        <a:off x="0" y="0"/>
                        <a:ext cx="6299835" cy="6644910"/>
                      </a:xfrm>
                      <a:prstGeom prst="rect">
                        <a:avLst/>
                      </a:prstGeom>
                    </pic:spPr>
                  </pic:pic>
                </a:graphicData>
              </a:graphic>
            </wp:inline>
          </w:drawing>
        </w:r>
      </w:del>
    </w:p>
    <w:p w:rsidR="00740317" w:rsidDel="00800DC9" w:rsidRDefault="00CA3CCA">
      <w:pPr>
        <w:pStyle w:val="Heading2"/>
        <w:divId w:val="109"/>
        <w:rPr>
          <w:del w:id="340" w:author="Amram, Lior" w:date="2019-06-13T14:40:00Z"/>
        </w:rPr>
      </w:pPr>
      <w:del w:id="341" w:author="Amram, Lior" w:date="2019-06-13T14:40:00Z">
        <w:r w:rsidDel="00800DC9">
          <w:delText>IRE Boot - Operational</w:delText>
        </w:r>
      </w:del>
    </w:p>
    <w:p w:rsidR="00740317" w:rsidDel="00800DC9" w:rsidRDefault="00CA3CCA">
      <w:pPr>
        <w:divId w:val="110"/>
        <w:rPr>
          <w:del w:id="342" w:author="Amram, Lior" w:date="2019-06-13T14:40:00Z"/>
        </w:rPr>
      </w:pPr>
      <w:del w:id="343" w:author="Amram, Lior" w:date="2019-06-13T14:40:00Z">
        <w:r w:rsidDel="00800DC9">
          <w:delText>The following high level flow diagram describes the IRE boot flow using WLAN or Ethernet backhaul inducing interaction between the different entities in the system.</w:delText>
        </w:r>
      </w:del>
    </w:p>
    <w:p w:rsidR="00740317" w:rsidDel="00800DC9" w:rsidRDefault="00CA3CCA">
      <w:pPr>
        <w:divId w:val="111"/>
        <w:rPr>
          <w:del w:id="344" w:author="Amram, Lior" w:date="2019-06-13T14:40:00Z"/>
        </w:rPr>
      </w:pPr>
      <w:del w:id="345" w:author="Amram, Lior" w:date="2019-06-13T14:40:00Z">
        <w:r w:rsidDel="00800DC9">
          <w:rPr>
            <w:noProof/>
            <w:lang w:val="en-US" w:eastAsia="en-US" w:bidi="he-IL"/>
          </w:rPr>
          <w:drawing>
            <wp:inline distT="0" distB="0" distL="0" distR="0">
              <wp:extent cx="6299835" cy="12087283"/>
              <wp:effectExtent l="0" t="0" r="0" b="0"/>
              <wp:docPr id="25" name="attachment_IRE_boot.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IRE_boot.png"/>
                      <pic:cNvPicPr/>
                    </pic:nvPicPr>
                    <pic:blipFill>
                      <a:blip r:embed="rId44"/>
                      <a:stretch>
                        <a:fillRect/>
                      </a:stretch>
                    </pic:blipFill>
                    <pic:spPr>
                      <a:xfrm>
                        <a:off x="0" y="0"/>
                        <a:ext cx="6299835" cy="12087283"/>
                      </a:xfrm>
                      <a:prstGeom prst="rect">
                        <a:avLst/>
                      </a:prstGeom>
                    </pic:spPr>
                  </pic:pic>
                </a:graphicData>
              </a:graphic>
            </wp:inline>
          </w:drawing>
        </w:r>
      </w:del>
    </w:p>
    <w:p w:rsidR="00740317" w:rsidDel="00800DC9" w:rsidRDefault="00CA3CCA">
      <w:pPr>
        <w:pStyle w:val="Heading2"/>
        <w:divId w:val="112"/>
        <w:rPr>
          <w:del w:id="346" w:author="Amram, Lior" w:date="2019-06-13T14:40:00Z"/>
        </w:rPr>
      </w:pPr>
      <w:del w:id="347" w:author="Amram, Lior" w:date="2019-06-13T14:40:00Z">
        <w:r w:rsidDel="00800DC9">
          <w:delText>IRE Onbording</w:delText>
        </w:r>
      </w:del>
    </w:p>
    <w:p w:rsidR="00740317" w:rsidDel="00800DC9" w:rsidRDefault="00CA3CCA">
      <w:pPr>
        <w:divId w:val="113"/>
        <w:rPr>
          <w:del w:id="348" w:author="Amram, Lior" w:date="2019-06-13T14:40:00Z"/>
        </w:rPr>
      </w:pPr>
      <w:del w:id="349" w:author="Amram, Lior" w:date="2019-06-13T14:40:00Z">
        <w:r w:rsidDel="00800DC9">
          <w:delText>When Ethernet is configured to be used as backhaul link it is the decision of the BeeRocks backhaul manager to check the link integrity check connectivity to the controller. Ethernet backhaul check is done continuously in the background allowing the BeeRocks Agent backhaul manger switch between WLAN and Ethernet links as needed.</w:delText>
        </w:r>
      </w:del>
    </w:p>
    <w:p w:rsidR="00740317" w:rsidDel="00800DC9" w:rsidRDefault="00CA3CCA">
      <w:pPr>
        <w:divId w:val="114"/>
        <w:rPr>
          <w:del w:id="350" w:author="Amram, Lior" w:date="2019-06-13T14:40:00Z"/>
        </w:rPr>
      </w:pPr>
      <w:del w:id="351" w:author="Amram, Lior" w:date="2019-06-13T14:40:00Z">
        <w:r w:rsidDel="00800DC9">
          <w:delText xml:space="preserve">IRE Ethernet </w:delText>
        </w:r>
        <w:r w:rsidDel="00800DC9">
          <w:rPr>
            <w:szCs w:val="20"/>
          </w:rPr>
          <w:delText>onboarding flow starts w</w:delText>
        </w:r>
        <w:r w:rsidDel="00800DC9">
          <w:delText>hen platform requests agent for WPS or manual onbording. Agent automatically checks for Ethernet connection, if available Ethernet is used else agent will fall back to WLAN link.</w:delText>
        </w:r>
      </w:del>
    </w:p>
    <w:p w:rsidR="00740317" w:rsidDel="00800DC9" w:rsidRDefault="00CA3CCA">
      <w:pPr>
        <w:pStyle w:val="Heading3"/>
        <w:divId w:val="115"/>
        <w:rPr>
          <w:del w:id="352" w:author="Amram, Lior" w:date="2019-06-13T14:40:00Z"/>
        </w:rPr>
      </w:pPr>
      <w:del w:id="353" w:author="Amram, Lior" w:date="2019-06-13T14:40:00Z">
        <w:r w:rsidDel="00800DC9">
          <w:delText>IRE Manual Onbording</w:delText>
        </w:r>
      </w:del>
    </w:p>
    <w:p w:rsidR="00740317" w:rsidDel="00800DC9" w:rsidRDefault="00CA3CCA">
      <w:pPr>
        <w:divId w:val="116"/>
        <w:rPr>
          <w:del w:id="354" w:author="Amram, Lior" w:date="2019-06-13T14:40:00Z"/>
        </w:rPr>
      </w:pPr>
      <w:del w:id="355" w:author="Amram, Lior" w:date="2019-06-13T14:40:00Z">
        <w:r w:rsidDel="00800DC9">
          <w:rPr>
            <w:noProof/>
            <w:lang w:val="en-US" w:eastAsia="en-US" w:bidi="he-IL"/>
          </w:rPr>
          <w:drawing>
            <wp:inline distT="0" distB="0" distL="0" distR="0">
              <wp:extent cx="6299835" cy="6005843"/>
              <wp:effectExtent l="0" t="0" r="0" b="0"/>
              <wp:docPr id="26" name="attachment_IRE_onboarding_manual.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IRE_onboarding_manual.png"/>
                      <pic:cNvPicPr/>
                    </pic:nvPicPr>
                    <pic:blipFill>
                      <a:blip r:embed="rId46"/>
                      <a:stretch>
                        <a:fillRect/>
                      </a:stretch>
                    </pic:blipFill>
                    <pic:spPr>
                      <a:xfrm>
                        <a:off x="0" y="0"/>
                        <a:ext cx="6299835" cy="6005843"/>
                      </a:xfrm>
                      <a:prstGeom prst="rect">
                        <a:avLst/>
                      </a:prstGeom>
                    </pic:spPr>
                  </pic:pic>
                </a:graphicData>
              </a:graphic>
            </wp:inline>
          </w:drawing>
        </w:r>
      </w:del>
    </w:p>
    <w:p w:rsidR="00740317" w:rsidDel="00800DC9" w:rsidRDefault="00CA3CCA">
      <w:pPr>
        <w:pStyle w:val="Heading3"/>
        <w:divId w:val="117"/>
        <w:rPr>
          <w:del w:id="356" w:author="Amram, Lior" w:date="2019-06-13T14:40:00Z"/>
        </w:rPr>
      </w:pPr>
      <w:del w:id="357" w:author="Amram, Lior" w:date="2019-06-13T14:40:00Z">
        <w:r w:rsidDel="00800DC9">
          <w:delText>IRE  WPS Onbording</w:delText>
        </w:r>
      </w:del>
    </w:p>
    <w:p w:rsidR="00740317" w:rsidDel="00800DC9" w:rsidRDefault="00CA3CCA">
      <w:pPr>
        <w:divId w:val="118"/>
        <w:rPr>
          <w:del w:id="358" w:author="Amram, Lior" w:date="2019-06-13T14:40:00Z"/>
        </w:rPr>
      </w:pPr>
      <w:del w:id="359" w:author="Amram, Lior" w:date="2019-06-13T14:40:00Z">
        <w:r w:rsidDel="00800DC9">
          <w:rPr>
            <w:noProof/>
            <w:lang w:val="en-US" w:eastAsia="en-US" w:bidi="he-IL"/>
          </w:rPr>
          <w:drawing>
            <wp:inline distT="0" distB="0" distL="0" distR="0">
              <wp:extent cx="6299835" cy="6602227"/>
              <wp:effectExtent l="0" t="0" r="0" b="0"/>
              <wp:docPr id="27" name="attachment_IRE_onboarding_WPS.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IRE_onboarding_WPS.png"/>
                      <pic:cNvPicPr/>
                    </pic:nvPicPr>
                    <pic:blipFill>
                      <a:blip r:embed="rId48"/>
                      <a:stretch>
                        <a:fillRect/>
                      </a:stretch>
                    </pic:blipFill>
                    <pic:spPr>
                      <a:xfrm>
                        <a:off x="0" y="0"/>
                        <a:ext cx="6299835" cy="6602227"/>
                      </a:xfrm>
                      <a:prstGeom prst="rect">
                        <a:avLst/>
                      </a:prstGeom>
                    </pic:spPr>
                  </pic:pic>
                </a:graphicData>
              </a:graphic>
            </wp:inline>
          </w:drawing>
        </w:r>
      </w:del>
    </w:p>
    <w:p w:rsidR="00740317" w:rsidDel="00800DC9" w:rsidRDefault="00CA3CCA">
      <w:pPr>
        <w:pStyle w:val="Heading2"/>
        <w:divId w:val="119"/>
        <w:rPr>
          <w:del w:id="360" w:author="Amram, Lior" w:date="2019-06-13T14:40:00Z"/>
        </w:rPr>
      </w:pPr>
      <w:del w:id="361" w:author="Amram, Lior" w:date="2019-06-13T14:40:00Z">
        <w:r w:rsidDel="00800DC9">
          <w:delText>Front / Backhaul Network Separation</w:delText>
        </w:r>
      </w:del>
    </w:p>
    <w:p w:rsidR="00740317" w:rsidDel="00800DC9" w:rsidRDefault="00CA3CCA">
      <w:pPr>
        <w:divId w:val="120"/>
        <w:rPr>
          <w:del w:id="362" w:author="Amram, Lior" w:date="2019-06-13T14:40:00Z"/>
        </w:rPr>
      </w:pPr>
      <w:del w:id="363" w:author="Amram, Lior" w:date="2019-06-13T14:40:00Z">
        <w:r w:rsidDel="00800DC9">
          <w:delText>In order to resolve platform/WLAN WDS connectivity issues related to acceleration engine learning it is has been decided to use a separate network (SSID) for IRE backhaul connection.</w:delText>
        </w:r>
        <w:r w:rsidDel="00800DC9">
          <w:br/>
          <w:delText xml:space="preserve">The new connectivity schema defines a backhaul network and a front network that allows separation of 3 address station (standard clients) and WDS 4 address stations (extender) where 3 address station are only allowed to connect to the front VAP and 4 address stations are only allowed to connect to backhaul VAP. Only one extender connection is allowed per backhaul VAP i.e. BSSID.  The new connection scheme moves routing logic from WLAN exclusively to platform bridge allowing platform acceleration engine to detect client port/sub-port change </w:delText>
        </w:r>
        <w:r w:rsidDel="00800DC9">
          <w:rPr>
            <w:szCs w:val="20"/>
          </w:rPr>
          <w:delText>caused </w:delText>
        </w:r>
        <w:r w:rsidDel="00800DC9">
          <w:delText>when WLAN stations steers between VAPs.</w:delText>
        </w:r>
      </w:del>
    </w:p>
    <w:p w:rsidR="00740317" w:rsidDel="00800DC9" w:rsidRDefault="00CA3CCA">
      <w:pPr>
        <w:divId w:val="121"/>
        <w:rPr>
          <w:del w:id="364" w:author="Amram, Lior" w:date="2019-06-13T14:40:00Z"/>
        </w:rPr>
      </w:pPr>
      <w:del w:id="365" w:author="Amram, Lior" w:date="2019-06-13T14:40:00Z">
        <w:r w:rsidDel="00800DC9">
          <w:delText>​​</w:delText>
        </w:r>
      </w:del>
    </w:p>
    <w:p w:rsidR="00740317" w:rsidDel="00800DC9" w:rsidRDefault="00CA3CCA">
      <w:pPr>
        <w:divId w:val="122"/>
        <w:rPr>
          <w:del w:id="366" w:author="Amram, Lior" w:date="2019-06-13T14:40:00Z"/>
        </w:rPr>
      </w:pPr>
      <w:del w:id="367" w:author="Amram, Lior" w:date="2019-06-13T14:40:00Z">
        <w:r w:rsidDel="00800DC9">
          <w:rPr>
            <w:szCs w:val="20"/>
          </w:rPr>
          <w:delText xml:space="preserve">WDS Connectivity flows are defined in </w:delText>
        </w:r>
        <w:r w:rsidDel="00800DC9">
          <w:fldChar w:fldCharType="begin" w:fldLock="1"/>
        </w:r>
        <w:r w:rsidDel="00800DC9">
          <w:delInstrText>HYPERLINK https://polarion.imu.intel.com/polarion/#/project/IRE/wiki/Specifications/WDS_Connectivity_Application_Notes</w:delInstrText>
        </w:r>
        <w:r w:rsidDel="00800DC9">
          <w:fldChar w:fldCharType="separate"/>
        </w:r>
      </w:del>
      <w:customXmlDelRangeStart w:id="368" w:author="Amram, Lior" w:date="2019-06-13T14:40:00Z"/>
      <w:sdt>
        <w:sdtPr>
          <w:tag w:val="linkId"/>
          <w:id w:val="-941690752"/>
        </w:sdtPr>
        <w:sdtEndPr/>
        <w:sdtContent>
          <w:customXmlDelRangeEnd w:id="368"/>
          <w:del w:id="369" w:author="Amram, Lior" w:date="2019-06-13T14:40:00Z">
            <w:r w:rsidDel="00800DC9">
              <w:rPr>
                <w:vanish/>
              </w:rPr>
              <w:delText>9</w:delText>
            </w:r>
          </w:del>
          <w:customXmlDelRangeStart w:id="370" w:author="Amram, Lior" w:date="2019-06-13T14:40:00Z"/>
        </w:sdtContent>
      </w:sdt>
      <w:customXmlDelRangeEnd w:id="370"/>
      <w:del w:id="371"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28"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WDS Connectivity Application Notes</w:delText>
        </w:r>
        <w:r w:rsidDel="00800DC9">
          <w:fldChar w:fldCharType="end"/>
        </w:r>
        <w:r w:rsidDel="00800DC9">
          <w:rPr>
            <w:szCs w:val="20"/>
          </w:rPr>
          <w:delText>.</w:delText>
        </w:r>
      </w:del>
    </w:p>
    <w:p w:rsidR="00740317" w:rsidDel="00800DC9" w:rsidRDefault="00CA3CCA">
      <w:pPr>
        <w:divId w:val="123"/>
        <w:rPr>
          <w:del w:id="372" w:author="Amram, Lior" w:date="2019-06-13T14:40:00Z"/>
        </w:rPr>
      </w:pPr>
      <w:del w:id="373" w:author="Amram, Lior" w:date="2019-06-13T14:40:00Z">
        <w:r w:rsidDel="00800DC9">
          <w:rPr>
            <w:szCs w:val="20"/>
          </w:rPr>
          <w:delText>WLAN subsystem requirements in </w:delText>
        </w:r>
        <w:r w:rsidDel="00800DC9">
          <w:fldChar w:fldCharType="begin" w:fldLock="1"/>
        </w:r>
        <w:r w:rsidDel="00800DC9">
          <w:delInstrText>HYPERLINK https://polarion.imu.intel.com/polarion/#/project/BEER/wiki/Specifications/WLAN_Requirements</w:delInstrText>
        </w:r>
        <w:r w:rsidDel="00800DC9">
          <w:fldChar w:fldCharType="separate"/>
        </w:r>
      </w:del>
      <w:customXmlDelRangeStart w:id="374" w:author="Amram, Lior" w:date="2019-06-13T14:40:00Z"/>
      <w:sdt>
        <w:sdtPr>
          <w:tag w:val="linkId"/>
          <w:id w:val="-1074191772"/>
        </w:sdtPr>
        <w:sdtEndPr/>
        <w:sdtContent>
          <w:customXmlDelRangeEnd w:id="374"/>
          <w:del w:id="375" w:author="Amram, Lior" w:date="2019-06-13T14:40:00Z">
            <w:r w:rsidDel="00800DC9">
              <w:rPr>
                <w:vanish/>
              </w:rPr>
              <w:delText>10</w:delText>
            </w:r>
          </w:del>
          <w:customXmlDelRangeStart w:id="376" w:author="Amram, Lior" w:date="2019-06-13T14:40:00Z"/>
        </w:sdtContent>
      </w:sdt>
      <w:customXmlDelRangeEnd w:id="376"/>
      <w:del w:id="377" w:author="Amram, Lior" w:date="2019-06-13T14:40:00Z">
        <w:r w:rsidDel="00800DC9">
          <w:rPr>
            <w:noProof/>
            <w:color w:val="0000FF" w:themeColor="hyperlink"/>
            <w:u w:val="single"/>
            <w:lang w:val="en-US" w:eastAsia="en-US" w:bidi="he-IL"/>
          </w:rPr>
          <w:drawing>
            <wp:inline distT="0" distB="0" distL="0" distR="0">
              <wp:extent cx="152400" cy="152400"/>
              <wp:effectExtent l="0" t="0" r="0" b="0"/>
              <wp:docPr id="29" nam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png"/>
                      <pic:cNvPicPr/>
                    </pic:nvPicPr>
                    <pic:blipFill>
                      <a:blip r:embed="rId20"/>
                      <a:stretch>
                        <a:fillRect/>
                      </a:stretch>
                    </pic:blipFill>
                    <pic:spPr>
                      <a:xfrm>
                        <a:off x="0" y="0"/>
                        <a:ext cx="152400" cy="152400"/>
                      </a:xfrm>
                      <a:prstGeom prst="rect">
                        <a:avLst/>
                      </a:prstGeom>
                    </pic:spPr>
                  </pic:pic>
                </a:graphicData>
              </a:graphic>
            </wp:inline>
          </w:drawing>
        </w:r>
        <w:r w:rsidDel="00800DC9">
          <w:rPr>
            <w:color w:val="0000FF" w:themeColor="hyperlink"/>
            <w:u w:val="single"/>
          </w:rPr>
          <w:delText>WLAN_Requirements</w:delText>
        </w:r>
        <w:r w:rsidDel="00800DC9">
          <w:fldChar w:fldCharType="end"/>
        </w:r>
        <w:r w:rsidDel="00800DC9">
          <w:rPr>
            <w:szCs w:val="20"/>
          </w:rPr>
          <w:delText> document, all new items are marked with V1.3.</w:delText>
        </w:r>
      </w:del>
    </w:p>
    <w:p w:rsidR="00740317" w:rsidDel="00800DC9" w:rsidRDefault="00CA3CCA">
      <w:pPr>
        <w:divId w:val="124"/>
        <w:rPr>
          <w:del w:id="378" w:author="Amram, Lior" w:date="2019-06-13T14:40:00Z"/>
        </w:rPr>
      </w:pPr>
      <w:del w:id="379" w:author="Amram, Lior" w:date="2019-06-13T14:40:00Z">
        <w:r w:rsidDel="00800DC9">
          <w:delText>​​</w:delText>
        </w:r>
      </w:del>
    </w:p>
    <w:p w:rsidR="00740317" w:rsidDel="00800DC9" w:rsidRDefault="00CA3CCA">
      <w:pPr>
        <w:divId w:val="125"/>
        <w:rPr>
          <w:del w:id="380" w:author="Amram, Lior" w:date="2019-06-13T14:40:00Z"/>
        </w:rPr>
      </w:pPr>
      <w:del w:id="381" w:author="Amram, Lior" w:date="2019-06-13T14:40:00Z">
        <w:r w:rsidDel="00800DC9">
          <w:delText>​​</w:delText>
        </w:r>
      </w:del>
    </w:p>
    <w:p w:rsidR="00740317" w:rsidDel="00800DC9" w:rsidRDefault="00CA3CCA">
      <w:pPr>
        <w:divId w:val="126"/>
        <w:rPr>
          <w:del w:id="382" w:author="Amram, Lior" w:date="2019-06-13T14:40:00Z"/>
        </w:rPr>
      </w:pPr>
      <w:del w:id="383" w:author="Amram, Lior" w:date="2019-06-13T14:40:00Z">
        <w:r w:rsidDel="00800DC9">
          <w:delText>​​</w:delText>
        </w:r>
      </w:del>
    </w:p>
    <w:p w:rsidR="00740317" w:rsidDel="00800DC9" w:rsidRDefault="00CA3CCA">
      <w:pPr>
        <w:divId w:val="127"/>
        <w:rPr>
          <w:del w:id="384" w:author="Amram, Lior" w:date="2019-06-13T14:40:00Z"/>
        </w:rPr>
      </w:pPr>
      <w:del w:id="385" w:author="Amram, Lior" w:date="2019-06-13T14:40:00Z">
        <w:r w:rsidDel="00800DC9">
          <w:delText>​​</w:delText>
        </w:r>
      </w:del>
    </w:p>
    <w:p w:rsidR="00740317" w:rsidDel="00800DC9" w:rsidRDefault="00CA3CCA">
      <w:pPr>
        <w:pStyle w:val="Heading2"/>
        <w:divId w:val="128"/>
        <w:rPr>
          <w:del w:id="386" w:author="Amram, Lior" w:date="2019-06-13T14:40:00Z"/>
        </w:rPr>
      </w:pPr>
      <w:del w:id="387" w:author="Amram, Lior" w:date="2019-06-13T14:40:00Z">
        <w:r w:rsidDel="00800DC9">
          <w:delText>Controller Discovery</w:delText>
        </w:r>
      </w:del>
    </w:p>
    <w:p w:rsidR="00740317" w:rsidDel="00800DC9" w:rsidRDefault="00CA3CCA">
      <w:pPr>
        <w:divId w:val="129"/>
        <w:rPr>
          <w:del w:id="388" w:author="Amram, Lior" w:date="2019-06-13T14:40:00Z"/>
        </w:rPr>
      </w:pPr>
      <w:del w:id="389" w:author="Amram, Lior" w:date="2019-06-13T14:40:00Z">
        <w:r w:rsidDel="00800DC9">
          <w:delText>Controller discovery is executed every time the agent initializes, this is relevant for GW / Repeater / Extender devices and for any agent backhaul i.e Ethernet, WiFi or bridge. As appose to other flows between agent and controller, the discovery flow is done between backhaul manager and controller. After successful completion of discovery the controller AL MAC address is known and agent can now continue to have uni-cast communication with the controller.</w:delText>
        </w:r>
      </w:del>
    </w:p>
    <w:p w:rsidR="00740317" w:rsidDel="00800DC9" w:rsidRDefault="00CA3CCA">
      <w:pPr>
        <w:divId w:val="130"/>
        <w:rPr>
          <w:del w:id="390" w:author="Amram, Lior" w:date="2019-06-13T14:40:00Z"/>
        </w:rPr>
      </w:pPr>
      <w:del w:id="391" w:author="Amram, Lior" w:date="2019-06-13T14:40:00Z">
        <w:r w:rsidDel="00800DC9">
          <w:rPr>
            <w:noProof/>
            <w:lang w:val="en-US" w:eastAsia="en-US" w:bidi="he-IL"/>
          </w:rPr>
          <w:drawing>
            <wp:inline distT="0" distB="0" distL="0" distR="0">
              <wp:extent cx="6299835" cy="3418710"/>
              <wp:effectExtent l="0" t="0" r="0" b="0"/>
              <wp:docPr id="30" name="attachment_MAP_Controller_discovery.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Controller_discovery.png"/>
                      <pic:cNvPicPr/>
                    </pic:nvPicPr>
                    <pic:blipFill>
                      <a:blip r:embed="rId50"/>
                      <a:stretch>
                        <a:fillRect/>
                      </a:stretch>
                    </pic:blipFill>
                    <pic:spPr>
                      <a:xfrm>
                        <a:off x="0" y="0"/>
                        <a:ext cx="6299835" cy="3418710"/>
                      </a:xfrm>
                      <a:prstGeom prst="rect">
                        <a:avLst/>
                      </a:prstGeom>
                    </pic:spPr>
                  </pic:pic>
                </a:graphicData>
              </a:graphic>
            </wp:inline>
          </w:drawing>
        </w:r>
      </w:del>
    </w:p>
    <w:p w:rsidR="00740317" w:rsidRDefault="00CA3CCA" w:rsidP="00800DC9">
      <w:pPr>
        <w:divId w:val="131"/>
      </w:pPr>
      <w:del w:id="392" w:author="Amram, Lior" w:date="2019-06-13T14:40:00Z">
        <w:r w:rsidDel="00800DC9">
          <w:delText>​​</w:delText>
        </w:r>
      </w:del>
    </w:p>
    <w:p w:rsidR="00740317" w:rsidRDefault="00CA3CCA">
      <w:pPr>
        <w:pStyle w:val="Heading2"/>
        <w:divId w:val="132"/>
      </w:pPr>
      <w:r>
        <w:t>Multi-AP Configuration</w:t>
      </w:r>
    </w:p>
    <w:p w:rsidR="00740317" w:rsidRDefault="00CA3CCA">
      <w:pPr>
        <w:pStyle w:val="Heading3"/>
        <w:divId w:val="133"/>
      </w:pPr>
      <w:r>
        <w:t>AP  Auto Configuration</w:t>
      </w:r>
    </w:p>
    <w:p w:rsidR="00740317" w:rsidRDefault="00CA3CCA">
      <w:pPr>
        <w:divId w:val="134"/>
      </w:pPr>
      <w:r>
        <w:t>Auto configuration flow target is to configure all the SSID's and BSSID's per agent radio. Configuration include SSID name, BSSID MAC address, Authentication type, Encryption type, Network key and BSSID service type (bSTA, bBSS, fBSS). Auto configuration flow starts from radio agent after the controller discovery is</w:t>
      </w:r>
      <w:r>
        <w:rPr>
          <w:szCs w:val="20"/>
        </w:rPr>
        <w:t>complete</w:t>
      </w:r>
      <w:r>
        <w:t xml:space="preserve">. One </w:t>
      </w:r>
      <w:r>
        <w:rPr>
          <w:szCs w:val="20"/>
        </w:rPr>
        <w:t>impotent</w:t>
      </w:r>
      <w:r>
        <w:t xml:space="preserve"> note on the flow is that the M2 message is </w:t>
      </w:r>
      <w:r>
        <w:rPr>
          <w:szCs w:val="20"/>
        </w:rPr>
        <w:t xml:space="preserve">encrypted with the public key provided in M1 message. M1 public key generation and M2 message decrepit will be done using OpenSSH </w:t>
      </w:r>
      <w:hyperlink r:id="rId51" w:history="1">
        <w:r>
          <w:rPr>
            <w:color w:val="0000FF" w:themeColor="hyperlink"/>
            <w:szCs w:val="20"/>
            <w:u w:val="single"/>
          </w:rPr>
          <w:t>https://github.com/krzyzanowskim/OpenSSL/blob/master/include-macos/openssl/dh.h</w:t>
        </w:r>
      </w:hyperlink>
      <w:r>
        <w:rPr>
          <w:szCs w:val="20"/>
        </w:rPr>
        <w:t xml:space="preserve"> "DH" helper functions. OpenSSH is in Intel open source white list  </w:t>
      </w:r>
      <w:hyperlink r:id="rId52" w:history="1">
        <w:r>
          <w:rPr>
            <w:color w:val="0000FF" w:themeColor="hyperlink"/>
            <w:szCs w:val="20"/>
            <w:u w:val="single"/>
          </w:rPr>
          <w:t>https://whitelisttool.amr.corp.intel.com/view.php?id=4116</w:t>
        </w:r>
      </w:hyperlink>
      <w:r>
        <w:rPr>
          <w:szCs w:val="20"/>
        </w:rPr>
        <w:t> </w:t>
      </w:r>
      <w:r>
        <w:t xml:space="preserve"> </w:t>
      </w:r>
    </w:p>
    <w:p w:rsidR="00740317" w:rsidRDefault="00740317">
      <w:pPr>
        <w:divId w:val="135"/>
      </w:pPr>
      <w:bookmarkStart w:id="393" w:name="_GoBack"/>
      <w:bookmarkEnd w:id="393"/>
    </w:p>
    <w:p w:rsidR="00740317" w:rsidRDefault="00CA3CCA">
      <w:pPr>
        <w:divId w:val="136"/>
      </w:pPr>
      <w:r>
        <w:rPr>
          <w:noProof/>
          <w:lang w:val="en-US" w:eastAsia="en-US" w:bidi="he-IL"/>
        </w:rPr>
        <w:lastRenderedPageBreak/>
        <w:drawing>
          <wp:inline distT="0" distB="0" distL="0" distR="0">
            <wp:extent cx="6299835" cy="7593401"/>
            <wp:effectExtent l="0" t="0" r="0" b="0"/>
            <wp:docPr id="31" name="attachment_MAP_Autoconfiguration.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Autoconfiguration.png"/>
                    <pic:cNvPicPr/>
                  </pic:nvPicPr>
                  <pic:blipFill>
                    <a:blip r:embed="rId54"/>
                    <a:stretch>
                      <a:fillRect/>
                    </a:stretch>
                  </pic:blipFill>
                  <pic:spPr>
                    <a:xfrm>
                      <a:off x="0" y="0"/>
                      <a:ext cx="6299835" cy="7593401"/>
                    </a:xfrm>
                    <a:prstGeom prst="rect">
                      <a:avLst/>
                    </a:prstGeom>
                  </pic:spPr>
                </pic:pic>
              </a:graphicData>
            </a:graphic>
          </wp:inline>
        </w:drawing>
      </w:r>
    </w:p>
    <w:p w:rsidR="00740317" w:rsidDel="00800DC9" w:rsidRDefault="00CA3CCA">
      <w:pPr>
        <w:pStyle w:val="Heading3"/>
        <w:divId w:val="137"/>
        <w:rPr>
          <w:del w:id="394" w:author="Amram, Lior" w:date="2019-06-13T14:41:00Z"/>
        </w:rPr>
      </w:pPr>
      <w:del w:id="395" w:author="Amram, Lior" w:date="2019-06-13T14:41:00Z">
        <w:r w:rsidDel="00800DC9">
          <w:delText>Policy Configuration</w:delText>
        </w:r>
      </w:del>
    </w:p>
    <w:p w:rsidR="00740317" w:rsidDel="00800DC9" w:rsidRDefault="00CA3CCA">
      <w:pPr>
        <w:divId w:val="138"/>
        <w:rPr>
          <w:del w:id="396" w:author="Amram, Lior" w:date="2019-06-13T14:41:00Z"/>
        </w:rPr>
      </w:pPr>
      <w:del w:id="397" w:author="Amram, Lior" w:date="2019-06-13T14:41:00Z">
        <w:r w:rsidDel="00800DC9">
          <w:delText>Multi-AP controller is responsible for sending policy configuration to agent at lest once after AP auto configuration response.</w:delText>
        </w:r>
        <w:r w:rsidDel="00800DC9">
          <w:br/>
          <w:delText>Controller will use read pre-defined configuration from it's configuration file and will allow run-time configuration via BML.</w:delText>
        </w:r>
      </w:del>
    </w:p>
    <w:p w:rsidR="00740317" w:rsidDel="00800DC9" w:rsidRDefault="00CA3CCA">
      <w:pPr>
        <w:divId w:val="138"/>
        <w:rPr>
          <w:del w:id="398" w:author="Amram, Lior" w:date="2019-06-13T14:41:00Z"/>
        </w:rPr>
      </w:pPr>
      <w:del w:id="399" w:author="Amram, Lior" w:date="2019-06-13T14:41:00Z">
        <w:r w:rsidDel="00800DC9">
          <w:rPr>
            <w:noProof/>
            <w:lang w:val="en-US" w:eastAsia="en-US" w:bidi="he-IL"/>
          </w:rPr>
          <w:drawing>
            <wp:inline distT="0" distB="0" distL="0" distR="0">
              <wp:extent cx="6299835" cy="3659186"/>
              <wp:effectExtent l="0" t="0" r="0" b="0"/>
              <wp:docPr id="32" name="attachment_MAP_Policy_configuration.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Policy_configuration.png"/>
                      <pic:cNvPicPr/>
                    </pic:nvPicPr>
                    <pic:blipFill>
                      <a:blip r:embed="rId56"/>
                      <a:stretch>
                        <a:fillRect/>
                      </a:stretch>
                    </pic:blipFill>
                    <pic:spPr>
                      <a:xfrm>
                        <a:off x="0" y="0"/>
                        <a:ext cx="6299835" cy="3659186"/>
                      </a:xfrm>
                      <a:prstGeom prst="rect">
                        <a:avLst/>
                      </a:prstGeom>
                    </pic:spPr>
                  </pic:pic>
                </a:graphicData>
              </a:graphic>
            </wp:inline>
          </w:drawing>
        </w:r>
      </w:del>
    </w:p>
    <w:p w:rsidR="00740317" w:rsidDel="00800DC9" w:rsidRDefault="00CA3CCA">
      <w:pPr>
        <w:divId w:val="138"/>
        <w:rPr>
          <w:del w:id="400" w:author="Amram, Lior" w:date="2019-06-13T14:41:00Z"/>
        </w:rPr>
        <w:pPrChange w:id="401" w:author="Amram, Lior" w:date="2019-06-13T14:41:00Z">
          <w:pPr>
            <w:pStyle w:val="Heading3"/>
            <w:divId w:val="138"/>
          </w:pPr>
        </w:pPrChange>
      </w:pPr>
      <w:del w:id="402" w:author="Amram, Lior" w:date="2019-06-13T14:41:00Z">
        <w:r w:rsidDel="00800DC9">
          <w:delText>AP Auto Configuration Renew</w:delText>
        </w:r>
      </w:del>
    </w:p>
    <w:p w:rsidR="00740317" w:rsidDel="00800DC9" w:rsidRDefault="00CA3CCA">
      <w:pPr>
        <w:divId w:val="138"/>
        <w:rPr>
          <w:del w:id="403" w:author="Amram, Lior" w:date="2019-06-13T14:41:00Z"/>
        </w:rPr>
      </w:pPr>
      <w:del w:id="404" w:author="Amram, Lior" w:date="2019-06-13T14:41:00Z">
        <w:r w:rsidDel="00800DC9">
          <w:delText>The AP auto configuration renew flow allows the controller to request the agent to re-run the AP auto configuration flow.</w:delText>
        </w:r>
        <w:r w:rsidDel="00800DC9">
          <w:br/>
          <w:delText>This controller can send the renew message at any time during the lifetime of the agent. When received agent will start auto configuration for all agent radios i.e. 2.4G and 5G.   </w:delText>
        </w:r>
      </w:del>
    </w:p>
    <w:p w:rsidR="00740317" w:rsidDel="00800DC9" w:rsidRDefault="00CA3CCA">
      <w:pPr>
        <w:divId w:val="138"/>
        <w:rPr>
          <w:del w:id="405" w:author="Amram, Lior" w:date="2019-06-13T14:41:00Z"/>
        </w:rPr>
      </w:pPr>
      <w:del w:id="406" w:author="Amram, Lior" w:date="2019-06-13T14:41:00Z">
        <w:r w:rsidDel="00800DC9">
          <w:delText>​​</w:delText>
        </w:r>
      </w:del>
    </w:p>
    <w:p w:rsidR="00740317" w:rsidDel="00800DC9" w:rsidRDefault="00CA3CCA">
      <w:pPr>
        <w:divId w:val="138"/>
        <w:rPr>
          <w:del w:id="407" w:author="Amram, Lior" w:date="2019-06-13T14:41:00Z"/>
        </w:rPr>
      </w:pPr>
      <w:del w:id="408" w:author="Amram, Lior" w:date="2019-06-13T14:41:00Z">
        <w:r w:rsidDel="00800DC9">
          <w:rPr>
            <w:noProof/>
            <w:lang w:val="en-US" w:eastAsia="en-US" w:bidi="he-IL"/>
          </w:rPr>
          <w:drawing>
            <wp:inline distT="0" distB="0" distL="0" distR="0">
              <wp:extent cx="6299835" cy="2200742"/>
              <wp:effectExtent l="0" t="0" r="0" b="0"/>
              <wp:docPr id="33" name="attachment_MAP_Autoconfiguration_renew.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Autoconfiguration_renew.png"/>
                      <pic:cNvPicPr/>
                    </pic:nvPicPr>
                    <pic:blipFill>
                      <a:blip r:embed="rId58"/>
                      <a:stretch>
                        <a:fillRect/>
                      </a:stretch>
                    </pic:blipFill>
                    <pic:spPr>
                      <a:xfrm>
                        <a:off x="0" y="0"/>
                        <a:ext cx="6299835" cy="2200742"/>
                      </a:xfrm>
                      <a:prstGeom prst="rect">
                        <a:avLst/>
                      </a:prstGeom>
                    </pic:spPr>
                  </pic:pic>
                </a:graphicData>
              </a:graphic>
            </wp:inline>
          </w:drawing>
        </w:r>
      </w:del>
    </w:p>
    <w:p w:rsidR="00740317" w:rsidDel="00800DC9" w:rsidRDefault="00CA3CCA">
      <w:pPr>
        <w:divId w:val="138"/>
        <w:rPr>
          <w:del w:id="409" w:author="Amram, Lior" w:date="2019-06-13T14:41:00Z"/>
        </w:rPr>
      </w:pPr>
      <w:del w:id="410" w:author="Amram, Lior" w:date="2019-06-13T14:41:00Z">
        <w:r w:rsidDel="00800DC9">
          <w:delText>​​</w:delText>
        </w:r>
      </w:del>
    </w:p>
    <w:p w:rsidR="00740317" w:rsidDel="00800DC9" w:rsidRDefault="00CA3CCA">
      <w:pPr>
        <w:divId w:val="138"/>
        <w:rPr>
          <w:del w:id="411" w:author="Amram, Lior" w:date="2019-06-13T14:41:00Z"/>
        </w:rPr>
        <w:pPrChange w:id="412" w:author="Amram, Lior" w:date="2019-06-13T14:41:00Z">
          <w:pPr>
            <w:pStyle w:val="Heading3"/>
            <w:divId w:val="138"/>
          </w:pPr>
        </w:pPrChange>
      </w:pPr>
      <w:del w:id="413" w:author="Amram, Lior" w:date="2019-06-13T14:41:00Z">
        <w:r w:rsidDel="00800DC9">
          <w:delText>M1/2 WSC Message Encrypt/Decrypt Flows</w:delText>
        </w:r>
      </w:del>
    </w:p>
    <w:p w:rsidR="00740317" w:rsidDel="00800DC9" w:rsidRDefault="00CA3CCA">
      <w:pPr>
        <w:divId w:val="138"/>
        <w:rPr>
          <w:del w:id="414" w:author="Amram, Lior" w:date="2019-06-13T14:41:00Z"/>
        </w:rPr>
        <w:pPrChange w:id="415" w:author="Amram, Lior" w:date="2019-06-13T14:41:00Z">
          <w:pPr>
            <w:pStyle w:val="Heading4"/>
            <w:divId w:val="138"/>
          </w:pPr>
        </w:pPrChange>
      </w:pPr>
      <w:del w:id="416" w:author="Amram, Lior" w:date="2019-06-13T14:41:00Z">
        <w:r w:rsidDel="00800DC9">
          <w:delText>Build M1 Message</w:delText>
        </w:r>
      </w:del>
    </w:p>
    <w:p w:rsidR="00740317" w:rsidDel="00800DC9" w:rsidRDefault="00CA3CCA">
      <w:pPr>
        <w:divId w:val="138"/>
        <w:rPr>
          <w:del w:id="417" w:author="Amram, Lior" w:date="2019-06-13T14:41:00Z"/>
        </w:rPr>
      </w:pPr>
      <w:del w:id="418" w:author="Amram, Lior" w:date="2019-06-13T14:41:00Z">
        <w:r w:rsidDel="00800DC9">
          <w:rPr>
            <w:noProof/>
            <w:lang w:val="en-US" w:eastAsia="en-US" w:bidi="he-IL"/>
          </w:rPr>
          <w:drawing>
            <wp:inline distT="0" distB="0" distL="0" distR="0">
              <wp:extent cx="5686425" cy="4714875"/>
              <wp:effectExtent l="0" t="0" r="0" b="0"/>
              <wp:docPr id="34" name="attachment_MAP_Autoconfiguration_WSC_1.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Autoconfiguration_WSC_1.png"/>
                      <pic:cNvPicPr/>
                    </pic:nvPicPr>
                    <pic:blipFill>
                      <a:blip r:embed="rId60"/>
                      <a:stretch>
                        <a:fillRect/>
                      </a:stretch>
                    </pic:blipFill>
                    <pic:spPr>
                      <a:xfrm>
                        <a:off x="0" y="0"/>
                        <a:ext cx="5686425" cy="4714875"/>
                      </a:xfrm>
                      <a:prstGeom prst="rect">
                        <a:avLst/>
                      </a:prstGeom>
                    </pic:spPr>
                  </pic:pic>
                </a:graphicData>
              </a:graphic>
            </wp:inline>
          </w:drawing>
        </w:r>
      </w:del>
    </w:p>
    <w:p w:rsidR="00740317" w:rsidDel="00800DC9" w:rsidRDefault="00CA3CCA">
      <w:pPr>
        <w:divId w:val="138"/>
        <w:rPr>
          <w:del w:id="419" w:author="Amram, Lior" w:date="2019-06-13T14:41:00Z"/>
        </w:rPr>
        <w:pPrChange w:id="420" w:author="Amram, Lior" w:date="2019-06-13T14:41:00Z">
          <w:pPr>
            <w:pStyle w:val="Heading4"/>
            <w:divId w:val="138"/>
          </w:pPr>
        </w:pPrChange>
      </w:pPr>
      <w:del w:id="421" w:author="Amram, Lior" w:date="2019-06-13T14:41:00Z">
        <w:r w:rsidDel="00800DC9">
          <w:delText>Process  M1 Message and Build M2 Message</w:delText>
        </w:r>
      </w:del>
    </w:p>
    <w:p w:rsidR="00740317" w:rsidDel="00800DC9" w:rsidRDefault="00CA3CCA">
      <w:pPr>
        <w:divId w:val="138"/>
        <w:rPr>
          <w:del w:id="422" w:author="Amram, Lior" w:date="2019-06-13T14:41:00Z"/>
        </w:rPr>
      </w:pPr>
      <w:del w:id="423" w:author="Amram, Lior" w:date="2019-06-13T14:41:00Z">
        <w:r w:rsidDel="00800DC9">
          <w:rPr>
            <w:noProof/>
            <w:lang w:val="en-US" w:eastAsia="en-US" w:bidi="he-IL"/>
          </w:rPr>
          <w:drawing>
            <wp:inline distT="0" distB="0" distL="0" distR="0">
              <wp:extent cx="6299835" cy="14850811"/>
              <wp:effectExtent l="0" t="0" r="0" b="0"/>
              <wp:docPr id="35" name="attachment_MAP_Autoconfiguration_WSC_2.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Autoconfiguration_WSC_2.png"/>
                      <pic:cNvPicPr/>
                    </pic:nvPicPr>
                    <pic:blipFill>
                      <a:blip r:embed="rId62"/>
                      <a:stretch>
                        <a:fillRect/>
                      </a:stretch>
                    </pic:blipFill>
                    <pic:spPr>
                      <a:xfrm>
                        <a:off x="0" y="0"/>
                        <a:ext cx="6299835" cy="14850811"/>
                      </a:xfrm>
                      <a:prstGeom prst="rect">
                        <a:avLst/>
                      </a:prstGeom>
                    </pic:spPr>
                  </pic:pic>
                </a:graphicData>
              </a:graphic>
            </wp:inline>
          </w:drawing>
        </w:r>
      </w:del>
    </w:p>
    <w:p w:rsidR="00740317" w:rsidDel="00800DC9" w:rsidRDefault="00CA3CCA">
      <w:pPr>
        <w:divId w:val="138"/>
        <w:rPr>
          <w:del w:id="424" w:author="Amram, Lior" w:date="2019-06-13T14:41:00Z"/>
        </w:rPr>
        <w:pPrChange w:id="425" w:author="Amram, Lior" w:date="2019-06-13T14:41:00Z">
          <w:pPr>
            <w:pStyle w:val="Heading4"/>
            <w:divId w:val="138"/>
          </w:pPr>
        </w:pPrChange>
      </w:pPr>
      <w:del w:id="426" w:author="Amram, Lior" w:date="2019-06-13T14:41:00Z">
        <w:r w:rsidDel="00800DC9">
          <w:delText>Process M2 Message</w:delText>
        </w:r>
      </w:del>
    </w:p>
    <w:p w:rsidR="00740317" w:rsidDel="00800DC9" w:rsidRDefault="00CA3CCA">
      <w:pPr>
        <w:divId w:val="138"/>
        <w:rPr>
          <w:del w:id="427" w:author="Amram, Lior" w:date="2019-06-13T14:41:00Z"/>
        </w:rPr>
      </w:pPr>
      <w:del w:id="428" w:author="Amram, Lior" w:date="2019-06-13T14:41:00Z">
        <w:r w:rsidDel="00800DC9">
          <w:rPr>
            <w:noProof/>
            <w:lang w:val="en-US" w:eastAsia="en-US" w:bidi="he-IL"/>
          </w:rPr>
          <w:drawing>
            <wp:inline distT="0" distB="0" distL="0" distR="0">
              <wp:extent cx="6299835" cy="12515672"/>
              <wp:effectExtent l="0" t="0" r="0" b="0"/>
              <wp:docPr id="36" name="attachment_MAP_Autoconfiguration_WSC_3.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Autoconfiguration_WSC_3.png"/>
                      <pic:cNvPicPr/>
                    </pic:nvPicPr>
                    <pic:blipFill>
                      <a:blip r:embed="rId64"/>
                      <a:stretch>
                        <a:fillRect/>
                      </a:stretch>
                    </pic:blipFill>
                    <pic:spPr>
                      <a:xfrm>
                        <a:off x="0" y="0"/>
                        <a:ext cx="6299835" cy="12515672"/>
                      </a:xfrm>
                      <a:prstGeom prst="rect">
                        <a:avLst/>
                      </a:prstGeom>
                    </pic:spPr>
                  </pic:pic>
                </a:graphicData>
              </a:graphic>
            </wp:inline>
          </w:drawing>
        </w:r>
      </w:del>
    </w:p>
    <w:p w:rsidR="00740317" w:rsidDel="00800DC9" w:rsidRDefault="00CA3CCA">
      <w:pPr>
        <w:divId w:val="138"/>
        <w:rPr>
          <w:del w:id="429" w:author="Amram, Lior" w:date="2019-06-13T14:41:00Z"/>
        </w:rPr>
        <w:pPrChange w:id="430" w:author="Amram, Lior" w:date="2019-06-13T14:41:00Z">
          <w:pPr>
            <w:pStyle w:val="Heading2"/>
            <w:divId w:val="138"/>
          </w:pPr>
        </w:pPrChange>
      </w:pPr>
      <w:del w:id="431" w:author="Amram, Lior" w:date="2019-06-13T14:41:00Z">
        <w:r w:rsidDel="00800DC9">
          <w:delText>AP Channel Selection</w:delText>
        </w:r>
      </w:del>
    </w:p>
    <w:p w:rsidR="00740317" w:rsidDel="00800DC9" w:rsidRDefault="00CA3CCA">
      <w:pPr>
        <w:divId w:val="138"/>
        <w:rPr>
          <w:del w:id="432" w:author="Amram, Lior" w:date="2019-06-13T14:41:00Z"/>
        </w:rPr>
      </w:pPr>
      <w:del w:id="433" w:author="Amram, Lior" w:date="2019-06-13T14:41:00Z">
        <w:r w:rsidDel="00800DC9">
          <w:delText xml:space="preserve">Conceptually channel selection logic of Multi-AP R1.0 is similar to BeeRocks v1.2. Flows are slightly different as Multi-AP splits the flows to two parts channel preference and channel selection. Other than this difference the content of the messages is similar. Channel selection flow ends after all radios have selected a channel and are </w:delText>
        </w:r>
        <w:r w:rsidDel="00800DC9">
          <w:rPr>
            <w:szCs w:val="20"/>
          </w:rPr>
          <w:delText>beaconing. EasyMesh uses IEEE operating classes to describe supported channels where Hostapd uses channel number / frequency and bandwidth. </w:delText>
        </w:r>
        <w:r w:rsidDel="00800DC9">
          <w:br/>
        </w:r>
        <w:r w:rsidDel="00800DC9">
          <w:rPr>
            <w:szCs w:val="20"/>
          </w:rPr>
          <w:delText>Multi-AP agent is responsible for converting operating classes to operating channels and vice-versa. </w:delText>
        </w:r>
        <w:r w:rsidDel="00800DC9">
          <w:br/>
        </w:r>
        <w:r w:rsidDel="00800DC9">
          <w:rPr>
            <w:szCs w:val="20"/>
          </w:rPr>
          <w:delText>Regulatory domain and operating class information is a available in the appendix section.</w:delText>
        </w:r>
      </w:del>
    </w:p>
    <w:p w:rsidR="00740317" w:rsidDel="00800DC9" w:rsidRDefault="00CA3CCA">
      <w:pPr>
        <w:divId w:val="138"/>
        <w:rPr>
          <w:del w:id="434" w:author="Amram, Lior" w:date="2019-06-13T14:41:00Z"/>
        </w:rPr>
        <w:pPrChange w:id="435" w:author="Amram, Lior" w:date="2019-06-13T14:41:00Z">
          <w:pPr>
            <w:pStyle w:val="Heading3"/>
            <w:divId w:val="138"/>
          </w:pPr>
        </w:pPrChange>
      </w:pPr>
      <w:del w:id="436" w:author="Amram, Lior" w:date="2019-06-13T14:41:00Z">
        <w:r w:rsidDel="00800DC9">
          <w:delText>Channel Preference Query and Report</w:delText>
        </w:r>
      </w:del>
    </w:p>
    <w:p w:rsidR="00740317" w:rsidDel="00800DC9" w:rsidRDefault="00CA3CCA">
      <w:pPr>
        <w:divId w:val="138"/>
        <w:rPr>
          <w:del w:id="437" w:author="Amram, Lior" w:date="2019-06-13T14:41:00Z"/>
        </w:rPr>
      </w:pPr>
      <w:del w:id="438" w:author="Amram, Lior" w:date="2019-06-13T14:41:00Z">
        <w:r w:rsidDel="00800DC9">
          <w:rPr>
            <w:noProof/>
            <w:lang w:val="en-US" w:eastAsia="en-US" w:bidi="he-IL"/>
          </w:rPr>
          <w:drawing>
            <wp:inline distT="0" distB="0" distL="0" distR="0">
              <wp:extent cx="6299835" cy="3317913"/>
              <wp:effectExtent l="0" t="0" r="0" b="0"/>
              <wp:docPr id="37" name="attachment_MAP_Channel_preference.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Channel_preference.png"/>
                      <pic:cNvPicPr/>
                    </pic:nvPicPr>
                    <pic:blipFill>
                      <a:blip r:embed="rId66"/>
                      <a:stretch>
                        <a:fillRect/>
                      </a:stretch>
                    </pic:blipFill>
                    <pic:spPr>
                      <a:xfrm>
                        <a:off x="0" y="0"/>
                        <a:ext cx="6299835" cy="3317913"/>
                      </a:xfrm>
                      <a:prstGeom prst="rect">
                        <a:avLst/>
                      </a:prstGeom>
                    </pic:spPr>
                  </pic:pic>
                </a:graphicData>
              </a:graphic>
            </wp:inline>
          </w:drawing>
        </w:r>
      </w:del>
    </w:p>
    <w:p w:rsidR="00740317" w:rsidDel="00800DC9" w:rsidRDefault="00CA3CCA">
      <w:pPr>
        <w:divId w:val="138"/>
        <w:rPr>
          <w:del w:id="439" w:author="Amram, Lior" w:date="2019-06-13T14:41:00Z"/>
        </w:rPr>
        <w:pPrChange w:id="440" w:author="Amram, Lior" w:date="2019-06-13T14:41:00Z">
          <w:pPr>
            <w:pStyle w:val="Heading3"/>
            <w:divId w:val="138"/>
          </w:pPr>
        </w:pPrChange>
      </w:pPr>
      <w:del w:id="441" w:author="Amram, Lior" w:date="2019-06-13T14:41:00Z">
        <w:r w:rsidDel="00800DC9">
          <w:delText>Channel Selection Request and Report</w:delText>
        </w:r>
      </w:del>
    </w:p>
    <w:p w:rsidR="00740317" w:rsidDel="00800DC9" w:rsidRDefault="00CA3CCA">
      <w:pPr>
        <w:divId w:val="138"/>
        <w:rPr>
          <w:del w:id="442" w:author="Amram, Lior" w:date="2019-06-13T14:41:00Z"/>
        </w:rPr>
      </w:pPr>
      <w:del w:id="443" w:author="Amram, Lior" w:date="2019-06-13T14:41:00Z">
        <w:r w:rsidDel="00800DC9">
          <w:rPr>
            <w:noProof/>
            <w:lang w:val="en-US" w:eastAsia="en-US" w:bidi="he-IL"/>
          </w:rPr>
          <w:drawing>
            <wp:inline distT="0" distB="0" distL="0" distR="0">
              <wp:extent cx="6299835" cy="6367033"/>
              <wp:effectExtent l="0" t="0" r="0" b="0"/>
              <wp:docPr id="38" name="attachment_MAP_Channel_selection.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Channel_selection.png"/>
                      <pic:cNvPicPr/>
                    </pic:nvPicPr>
                    <pic:blipFill>
                      <a:blip r:embed="rId68"/>
                      <a:stretch>
                        <a:fillRect/>
                      </a:stretch>
                    </pic:blipFill>
                    <pic:spPr>
                      <a:xfrm>
                        <a:off x="0" y="0"/>
                        <a:ext cx="6299835" cy="6367033"/>
                      </a:xfrm>
                      <a:prstGeom prst="rect">
                        <a:avLst/>
                      </a:prstGeom>
                    </pic:spPr>
                  </pic:pic>
                </a:graphicData>
              </a:graphic>
            </wp:inline>
          </w:drawing>
        </w:r>
      </w:del>
    </w:p>
    <w:p w:rsidR="00740317" w:rsidDel="00800DC9" w:rsidRDefault="00CA3CCA">
      <w:pPr>
        <w:divId w:val="138"/>
        <w:rPr>
          <w:del w:id="444" w:author="Amram, Lior" w:date="2019-06-13T14:41:00Z"/>
        </w:rPr>
        <w:pPrChange w:id="445" w:author="Amram, Lior" w:date="2019-06-13T14:41:00Z">
          <w:pPr>
            <w:pStyle w:val="Heading3"/>
            <w:divId w:val="138"/>
          </w:pPr>
        </w:pPrChange>
      </w:pPr>
      <w:del w:id="446" w:author="Amram, Lior" w:date="2019-06-13T14:41:00Z">
        <w:r w:rsidDel="00800DC9">
          <w:delText>fAP DFS flows</w:delText>
        </w:r>
      </w:del>
    </w:p>
    <w:p w:rsidR="00740317" w:rsidDel="00800DC9" w:rsidRDefault="00CA3CCA">
      <w:pPr>
        <w:divId w:val="138"/>
        <w:rPr>
          <w:del w:id="447" w:author="Amram, Lior" w:date="2019-06-13T14:41:00Z"/>
        </w:rPr>
      </w:pPr>
      <w:del w:id="448" w:author="Amram, Lior" w:date="2019-06-13T14:41:00Z">
        <w:r w:rsidDel="00800DC9">
          <w:delText>When  a radar is detected on an agent AP DFS channel the agent shall switch the AP to a fail-safe channel that is the non-DFS channel in the last received "channel selection request message" message (from controller).</w:delText>
        </w:r>
        <w:r w:rsidDel="00800DC9">
          <w:br/>
          <w:delText>After AP switches to a non-DFS fail-safe channel, agent shall send an </w:delText>
        </w:r>
        <w:r w:rsidDel="00800DC9">
          <w:rPr>
            <w:szCs w:val="20"/>
          </w:rPr>
          <w:delText>unsolicited operating channel report message to controller reflecting the change. Agent DFS channel re-entry may be executed in one of the following ways:</w:delText>
        </w:r>
      </w:del>
    </w:p>
    <w:p w:rsidR="00740317" w:rsidDel="00800DC9" w:rsidRDefault="00CA3CCA">
      <w:pPr>
        <w:divId w:val="138"/>
        <w:rPr>
          <w:del w:id="449" w:author="Amram, Lior" w:date="2019-06-13T14:41:00Z"/>
        </w:rPr>
        <w:pPrChange w:id="450" w:author="Amram, Lior" w:date="2019-06-13T14:41:00Z">
          <w:pPr>
            <w:pStyle w:val="ListParagraph"/>
            <w:numPr>
              <w:numId w:val="8"/>
            </w:numPr>
            <w:ind w:leftChars="180" w:left="720" w:hanging="360"/>
            <w:divId w:val="138"/>
          </w:pPr>
        </w:pPrChange>
      </w:pPr>
      <w:del w:id="451" w:author="Amram, Lior" w:date="2019-06-13T14:41:00Z">
        <w:r w:rsidDel="00800DC9">
          <w:rPr>
            <w:szCs w:val="20"/>
            <w:u w:val="single"/>
          </w:rPr>
          <w:delText>WAV500 or WAV600 mix band 2x2 2.4G and 2x2 5G:</w:delText>
        </w:r>
      </w:del>
    </w:p>
    <w:p w:rsidR="00740317" w:rsidDel="00800DC9" w:rsidRDefault="00CA3CCA">
      <w:pPr>
        <w:divId w:val="138"/>
        <w:rPr>
          <w:del w:id="452" w:author="Amram, Lior" w:date="2019-06-13T14:41:00Z"/>
        </w:rPr>
        <w:pPrChange w:id="453" w:author="Amram, Lior" w:date="2019-06-13T14:41:00Z">
          <w:pPr>
            <w:pStyle w:val="ListParagraph"/>
            <w:numPr>
              <w:ilvl w:val="1"/>
              <w:numId w:val="9"/>
            </w:numPr>
            <w:ind w:leftChars="360" w:left="1080" w:hanging="360"/>
            <w:divId w:val="138"/>
          </w:pPr>
        </w:pPrChange>
      </w:pPr>
      <w:del w:id="454" w:author="Amram, Lior" w:date="2019-06-13T14:41:00Z">
        <w:r w:rsidDel="00800DC9">
          <w:rPr>
            <w:szCs w:val="20"/>
            <w:u w:val="single"/>
          </w:rPr>
          <w:delText>Intel Enhancement - DFS Radar Mitigation by Client Steering (Intel controller and agent):</w:delText>
        </w:r>
        <w:r w:rsidDel="00800DC9">
          <w:br/>
        </w:r>
        <w:r w:rsidDel="00800DC9">
          <w:rPr>
            <w:szCs w:val="20"/>
          </w:rPr>
          <w:delText xml:space="preserve"> Steering clients to 2.4G then clearing a new DFS channel and steering the clients back to the new 5G DFS channel.This is needed as WAV500 chip can't scan another DFS channel while keeping connected on the non-DFS channel. This flow is possible only with Intel enhanced flow where both controller and agent are Intel.</w:delText>
        </w:r>
      </w:del>
    </w:p>
    <w:p w:rsidR="00740317" w:rsidDel="00800DC9" w:rsidRDefault="00CA3CCA">
      <w:pPr>
        <w:divId w:val="138"/>
        <w:rPr>
          <w:del w:id="455" w:author="Amram, Lior" w:date="2019-06-13T14:41:00Z"/>
        </w:rPr>
        <w:pPrChange w:id="456" w:author="Amram, Lior" w:date="2019-06-13T14:41:00Z">
          <w:pPr>
            <w:pStyle w:val="ListParagraph"/>
            <w:numPr>
              <w:ilvl w:val="1"/>
              <w:numId w:val="9"/>
            </w:numPr>
            <w:ind w:leftChars="360" w:left="1080" w:hanging="360"/>
            <w:divId w:val="138"/>
          </w:pPr>
        </w:pPrChange>
      </w:pPr>
      <w:del w:id="457" w:author="Amram, Lior" w:date="2019-06-13T14:41:00Z">
        <w:r w:rsidDel="00800DC9">
          <w:rPr>
            <w:szCs w:val="20"/>
            <w:u w:val="single"/>
          </w:rPr>
          <w:delText>Non Intel controller:</w:delText>
        </w:r>
        <w:r w:rsidDel="00800DC9">
          <w:br/>
        </w:r>
        <w:r w:rsidDel="00800DC9">
          <w:rPr>
            <w:szCs w:val="20"/>
          </w:rPr>
          <w:delText xml:space="preserve"> Agent shall stay on non-DFS fail-safe channel and will not try to re-enter DFS channel.</w:delText>
        </w:r>
        <w:r w:rsidDel="00800DC9">
          <w:br/>
        </w:r>
      </w:del>
    </w:p>
    <w:p w:rsidR="00740317" w:rsidDel="00800DC9" w:rsidRDefault="00CA3CCA">
      <w:pPr>
        <w:divId w:val="138"/>
        <w:rPr>
          <w:del w:id="458" w:author="Amram, Lior" w:date="2019-06-13T14:41:00Z"/>
        </w:rPr>
        <w:pPrChange w:id="459" w:author="Amram, Lior" w:date="2019-06-13T14:41:00Z">
          <w:pPr>
            <w:pStyle w:val="ListParagraph"/>
            <w:numPr>
              <w:numId w:val="8"/>
            </w:numPr>
            <w:ind w:leftChars="180" w:left="720" w:hanging="360"/>
            <w:divId w:val="138"/>
          </w:pPr>
        </w:pPrChange>
      </w:pPr>
      <w:del w:id="460" w:author="Amram, Lior" w:date="2019-06-13T14:41:00Z">
        <w:r w:rsidDel="00800DC9">
          <w:rPr>
            <w:szCs w:val="20"/>
            <w:u w:val="single"/>
          </w:rPr>
          <w:delText>WAV600 4x4:</w:delText>
        </w:r>
        <w:r w:rsidDel="00800DC9">
          <w:br/>
        </w:r>
        <w:r w:rsidDel="00800DC9">
          <w:rPr>
            <w:szCs w:val="20"/>
          </w:rPr>
          <w:delText>Agent will reduce AP number of active streams (antennas) from 4 to 3 and use the 4th free antenna and receive chain to scan a new DFS channel while keeping connected clients active with 3x3 AP (requires defecated WAV GPB).  </w:delText>
        </w:r>
        <w:r w:rsidDel="00800DC9">
          <w:br/>
        </w:r>
        <w:r w:rsidDel="00800DC9">
          <w:rPr>
            <w:szCs w:val="20"/>
          </w:rPr>
          <w:delText>An unsolicited channel preference report shall be sent from agent to the controller reflecting the effected DFS channel.</w:delText>
        </w:r>
        <w:r w:rsidDel="00800DC9">
          <w:br/>
        </w:r>
        <w:r w:rsidDel="00800DC9">
          <w:rPr>
            <w:szCs w:val="20"/>
          </w:rPr>
          <w:delText>Agent will select a new DFS channel from the controller allowed list and configure the 1x1 4th antenna to radar clear the channel.Once the new channel is cleared the agent will switch the AP to 4x4 operation on the new DFS channel. An unsolicited channel preference report shall be sent to the controller reflecting the new operating channel.</w:delText>
        </w:r>
        <w:r w:rsidDel="00800DC9">
          <w:br/>
        </w:r>
        <w:r w:rsidDel="00800DC9">
          <w:rPr>
            <w:szCs w:val="20"/>
          </w:rPr>
          <w:delText>If during the CAC period (DFS channel radar scan) a new "Channel Selection Request" is received from controller that conflicts with the current selected DFS channel, the agent shall stop it's operation and re-select a channel based on controller preference.</w:delText>
        </w:r>
      </w:del>
    </w:p>
    <w:p w:rsidR="00740317" w:rsidDel="00800DC9" w:rsidRDefault="00CA3CCA">
      <w:pPr>
        <w:divId w:val="138"/>
        <w:rPr>
          <w:del w:id="461" w:author="Amram, Lior" w:date="2019-06-13T14:41:00Z"/>
        </w:rPr>
        <w:pPrChange w:id="462" w:author="Amram, Lior" w:date="2019-06-13T14:41:00Z">
          <w:pPr>
            <w:pStyle w:val="Heading4"/>
            <w:divId w:val="138"/>
          </w:pPr>
        </w:pPrChange>
      </w:pPr>
      <w:del w:id="463" w:author="Amram, Lior" w:date="2019-06-13T14:41:00Z">
        <w:r w:rsidDel="00800DC9">
          <w:delText>Intel Enhancement - DFS Radar Mitigation by Client Steering</w:delText>
        </w:r>
      </w:del>
    </w:p>
    <w:p w:rsidR="00740317" w:rsidDel="00800DC9" w:rsidRDefault="00CA3CCA">
      <w:pPr>
        <w:divId w:val="138"/>
        <w:rPr>
          <w:del w:id="464" w:author="Amram, Lior" w:date="2019-06-13T14:41:00Z"/>
        </w:rPr>
      </w:pPr>
      <w:del w:id="465" w:author="Amram, Lior" w:date="2019-06-13T14:41:00Z">
        <w:r w:rsidDel="00800DC9">
          <w:delText xml:space="preserve">The following flow chart describes the Intel DFS radar mitigation by steering the connected 5G clients to 2.4G band while a new DFS channel is </w:delText>
        </w:r>
        <w:r w:rsidDel="00800DC9">
          <w:rPr>
            <w:szCs w:val="20"/>
          </w:rPr>
          <w:delText>cleared then steering the clients back.</w:delText>
        </w:r>
      </w:del>
    </w:p>
    <w:p w:rsidR="00740317" w:rsidDel="00800DC9" w:rsidRDefault="00CA3CCA">
      <w:pPr>
        <w:divId w:val="138"/>
        <w:rPr>
          <w:del w:id="466" w:author="Amram, Lior" w:date="2019-06-13T14:41:00Z"/>
        </w:rPr>
      </w:pPr>
      <w:del w:id="467" w:author="Amram, Lior" w:date="2019-06-13T14:41:00Z">
        <w:r w:rsidDel="00800DC9">
          <w:rPr>
            <w:noProof/>
            <w:lang w:val="en-US" w:eastAsia="en-US" w:bidi="he-IL"/>
          </w:rPr>
          <w:drawing>
            <wp:inline distT="0" distB="0" distL="0" distR="0">
              <wp:extent cx="6299835" cy="7039016"/>
              <wp:effectExtent l="0" t="0" r="0" b="0"/>
              <wp:docPr id="39" name="attachment_fAP_DFS_mitigation_-_client_steering_flowchart.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fAP_DFS_mitigation_-_client_steering_flowchart.png"/>
                      <pic:cNvPicPr/>
                    </pic:nvPicPr>
                    <pic:blipFill>
                      <a:blip r:embed="rId70"/>
                      <a:stretch>
                        <a:fillRect/>
                      </a:stretch>
                    </pic:blipFill>
                    <pic:spPr>
                      <a:xfrm>
                        <a:off x="0" y="0"/>
                        <a:ext cx="6299835" cy="7039016"/>
                      </a:xfrm>
                      <a:prstGeom prst="rect">
                        <a:avLst/>
                      </a:prstGeom>
                    </pic:spPr>
                  </pic:pic>
                </a:graphicData>
              </a:graphic>
            </wp:inline>
          </w:drawing>
        </w:r>
      </w:del>
    </w:p>
    <w:p w:rsidR="00740317" w:rsidDel="00800DC9" w:rsidRDefault="00CA3CCA">
      <w:pPr>
        <w:divId w:val="138"/>
        <w:rPr>
          <w:del w:id="468" w:author="Amram, Lior" w:date="2019-06-13T14:41:00Z"/>
        </w:rPr>
      </w:pPr>
      <w:del w:id="469" w:author="Amram, Lior" w:date="2019-06-13T14:41:00Z">
        <w:r w:rsidDel="00800DC9">
          <w:rPr>
            <w:u w:val="single"/>
          </w:rPr>
          <w:delText>Notes:</w:delText>
        </w:r>
      </w:del>
    </w:p>
    <w:p w:rsidR="00740317" w:rsidDel="00800DC9" w:rsidRDefault="00CA3CCA">
      <w:pPr>
        <w:divId w:val="138"/>
        <w:rPr>
          <w:del w:id="470" w:author="Amram, Lior" w:date="2019-06-13T14:41:00Z"/>
        </w:rPr>
        <w:pPrChange w:id="471" w:author="Amram, Lior" w:date="2019-06-13T14:41:00Z">
          <w:pPr>
            <w:pStyle w:val="ListParagraph"/>
            <w:numPr>
              <w:numId w:val="10"/>
            </w:numPr>
            <w:ind w:leftChars="180" w:left="720" w:hanging="360"/>
            <w:divId w:val="138"/>
          </w:pPr>
        </w:pPrChange>
      </w:pPr>
      <w:del w:id="472" w:author="Amram, Lior" w:date="2019-06-13T14:41:00Z">
        <w:r w:rsidDel="00800DC9">
          <w:delText>Relevant when operational on a 5GHz radio with a DFS channel.</w:delText>
        </w:r>
      </w:del>
    </w:p>
    <w:p w:rsidR="00740317" w:rsidDel="00800DC9" w:rsidRDefault="00CA3CCA">
      <w:pPr>
        <w:divId w:val="138"/>
        <w:rPr>
          <w:del w:id="473" w:author="Amram, Lior" w:date="2019-06-13T14:41:00Z"/>
        </w:rPr>
        <w:pPrChange w:id="474" w:author="Amram, Lior" w:date="2019-06-13T14:41:00Z">
          <w:pPr>
            <w:pStyle w:val="ListParagraph"/>
            <w:numPr>
              <w:numId w:val="10"/>
            </w:numPr>
            <w:ind w:leftChars="180" w:left="720" w:hanging="360"/>
            <w:divId w:val="138"/>
          </w:pPr>
        </w:pPrChange>
      </w:pPr>
      <w:del w:id="475" w:author="Amram, Lior" w:date="2019-06-13T14:41:00Z">
        <w:r w:rsidDel="00800DC9">
          <w:delText>A radar is detected on the operating channel.</w:delText>
        </w:r>
      </w:del>
    </w:p>
    <w:p w:rsidR="00740317" w:rsidDel="00800DC9" w:rsidRDefault="00CA3CCA">
      <w:pPr>
        <w:divId w:val="138"/>
        <w:rPr>
          <w:del w:id="476" w:author="Amram, Lior" w:date="2019-06-13T14:41:00Z"/>
        </w:rPr>
        <w:pPrChange w:id="477" w:author="Amram, Lior" w:date="2019-06-13T14:41:00Z">
          <w:pPr>
            <w:pStyle w:val="ListParagraph"/>
            <w:numPr>
              <w:numId w:val="10"/>
            </w:numPr>
            <w:ind w:leftChars="180" w:left="720" w:hanging="360"/>
            <w:divId w:val="138"/>
          </w:pPr>
        </w:pPrChange>
      </w:pPr>
      <w:del w:id="478" w:author="Amram, Lior" w:date="2019-06-13T14:41:00Z">
        <w:r w:rsidDel="00800DC9">
          <w:delText>The WLAN driver changes the radio’s channel to a fail-safe channel.</w:delText>
        </w:r>
      </w:del>
    </w:p>
    <w:p w:rsidR="00740317" w:rsidDel="00800DC9" w:rsidRDefault="00CA3CCA">
      <w:pPr>
        <w:divId w:val="138"/>
        <w:rPr>
          <w:del w:id="479" w:author="Amram, Lior" w:date="2019-06-13T14:41:00Z"/>
        </w:rPr>
        <w:pPrChange w:id="480" w:author="Amram, Lior" w:date="2019-06-13T14:41:00Z">
          <w:pPr>
            <w:pStyle w:val="ListParagraph"/>
            <w:numPr>
              <w:numId w:val="10"/>
            </w:numPr>
            <w:ind w:leftChars="180" w:left="720" w:hanging="360"/>
            <w:divId w:val="138"/>
          </w:pPr>
        </w:pPrChange>
      </w:pPr>
      <w:del w:id="481" w:author="Amram, Lior" w:date="2019-06-13T14:41:00Z">
        <w:r w:rsidDel="00800DC9">
          <w:delText>A CSA event notification is received, with the newly selected fail-safe channel.</w:delText>
        </w:r>
      </w:del>
    </w:p>
    <w:p w:rsidR="00740317" w:rsidDel="00800DC9" w:rsidRDefault="00CA3CCA">
      <w:pPr>
        <w:divId w:val="138"/>
        <w:rPr>
          <w:del w:id="482" w:author="Amram, Lior" w:date="2019-06-13T14:41:00Z"/>
        </w:rPr>
        <w:pPrChange w:id="483" w:author="Amram, Lior" w:date="2019-06-13T14:41:00Z">
          <w:pPr>
            <w:pStyle w:val="ListParagraph"/>
            <w:numPr>
              <w:numId w:val="10"/>
            </w:numPr>
            <w:ind w:leftChars="180" w:left="720" w:hanging="360"/>
            <w:divId w:val="138"/>
          </w:pPr>
        </w:pPrChange>
      </w:pPr>
      <w:del w:id="484" w:author="Amram, Lior" w:date="2019-06-13T14:41:00Z">
        <w:r w:rsidDel="00800DC9">
          <w:delText>If AP activity mode is IDLE and 80MHz DFS channels are available, DFS reentry will take place.</w:delText>
        </w:r>
      </w:del>
    </w:p>
    <w:p w:rsidR="00740317" w:rsidDel="00800DC9" w:rsidRDefault="00CA3CCA">
      <w:pPr>
        <w:divId w:val="138"/>
        <w:rPr>
          <w:del w:id="485" w:author="Amram, Lior" w:date="2019-06-13T14:41:00Z"/>
        </w:rPr>
        <w:pPrChange w:id="486" w:author="Amram, Lior" w:date="2019-06-13T14:41:00Z">
          <w:pPr>
            <w:pStyle w:val="ListParagraph"/>
            <w:numPr>
              <w:numId w:val="10"/>
            </w:numPr>
            <w:ind w:leftChars="180" w:left="720" w:hanging="360"/>
            <w:divId w:val="138"/>
          </w:pPr>
        </w:pPrChange>
      </w:pPr>
      <w:del w:id="487" w:author="Amram, Lior" w:date="2019-06-13T14:41:00Z">
        <w:r w:rsidDel="00800DC9">
          <w:delText>If the conditions from step 5 above are not met, the radio will remain in the fail-safe channel until the</w:delText>
        </w:r>
        <w:r w:rsidDel="00800DC9">
          <w:br/>
          <w:delText>conditions are met.</w:delText>
        </w:r>
      </w:del>
    </w:p>
    <w:p w:rsidR="00740317" w:rsidDel="00800DC9" w:rsidRDefault="00CA3CCA">
      <w:pPr>
        <w:divId w:val="138"/>
        <w:rPr>
          <w:del w:id="488" w:author="Amram, Lior" w:date="2019-06-13T14:41:00Z"/>
        </w:rPr>
        <w:pPrChange w:id="489" w:author="Amram, Lior" w:date="2019-06-13T14:41:00Z">
          <w:pPr>
            <w:pStyle w:val="ListParagraph"/>
            <w:numPr>
              <w:numId w:val="10"/>
            </w:numPr>
            <w:ind w:leftChars="180" w:left="720" w:hanging="360"/>
            <w:divId w:val="138"/>
          </w:pPr>
        </w:pPrChange>
      </w:pPr>
      <w:del w:id="490" w:author="Amram, Lior" w:date="2019-06-13T14:41:00Z">
        <w:r w:rsidDel="00800DC9">
          <w:delText>Reentry flow :</w:delText>
        </w:r>
      </w:del>
    </w:p>
    <w:p w:rsidR="00740317" w:rsidDel="00800DC9" w:rsidRDefault="00CA3CCA">
      <w:pPr>
        <w:divId w:val="138"/>
        <w:rPr>
          <w:del w:id="491" w:author="Amram, Lior" w:date="2019-06-13T14:41:00Z"/>
        </w:rPr>
        <w:pPrChange w:id="492" w:author="Amram, Lior" w:date="2019-06-13T14:41:00Z">
          <w:pPr>
            <w:pStyle w:val="ListParagraph"/>
            <w:numPr>
              <w:ilvl w:val="1"/>
              <w:numId w:val="10"/>
            </w:numPr>
            <w:ind w:leftChars="360" w:left="1080" w:hanging="360"/>
            <w:divId w:val="138"/>
          </w:pPr>
        </w:pPrChange>
      </w:pPr>
      <w:del w:id="493" w:author="Amram, Lior" w:date="2019-06-13T14:41:00Z">
        <w:r w:rsidDel="00800DC9">
          <w:delText>Al</w:delText>
        </w:r>
        <w:r w:rsidDel="00800DC9">
          <w:rPr>
            <w:szCs w:val="20"/>
          </w:rPr>
          <w:delText>l stations connected to the 5GHz Radio are steered to the 2.4GHz radio.</w:delText>
        </w:r>
      </w:del>
    </w:p>
    <w:p w:rsidR="00740317" w:rsidDel="00800DC9" w:rsidRDefault="00CA3CCA">
      <w:pPr>
        <w:divId w:val="138"/>
        <w:rPr>
          <w:del w:id="494" w:author="Amram, Lior" w:date="2019-06-13T14:41:00Z"/>
        </w:rPr>
        <w:pPrChange w:id="495" w:author="Amram, Lior" w:date="2019-06-13T14:41:00Z">
          <w:pPr>
            <w:pStyle w:val="ListParagraph"/>
            <w:numPr>
              <w:ilvl w:val="1"/>
              <w:numId w:val="10"/>
            </w:numPr>
            <w:ind w:leftChars="360" w:left="1080" w:hanging="360"/>
            <w:divId w:val="138"/>
          </w:pPr>
        </w:pPrChange>
      </w:pPr>
      <w:del w:id="496" w:author="Amram, Lior" w:date="2019-06-13T14:41:00Z">
        <w:r w:rsidDel="00800DC9">
          <w:delText>ACS is triggered.</w:delText>
        </w:r>
      </w:del>
    </w:p>
    <w:p w:rsidR="00740317" w:rsidDel="00800DC9" w:rsidRDefault="00CA3CCA">
      <w:pPr>
        <w:divId w:val="138"/>
        <w:rPr>
          <w:del w:id="497" w:author="Amram, Lior" w:date="2019-06-13T14:41:00Z"/>
        </w:rPr>
        <w:pPrChange w:id="498" w:author="Amram, Lior" w:date="2019-06-13T14:41:00Z">
          <w:pPr>
            <w:pStyle w:val="ListParagraph"/>
            <w:numPr>
              <w:ilvl w:val="1"/>
              <w:numId w:val="10"/>
            </w:numPr>
            <w:ind w:leftChars="360" w:left="1080" w:hanging="360"/>
            <w:divId w:val="138"/>
          </w:pPr>
        </w:pPrChange>
      </w:pPr>
      <w:del w:id="499" w:author="Amram, Lior" w:date="2019-06-13T14:41:00Z">
        <w:r w:rsidDel="00800DC9">
          <w:delText>ACS/CSA is received.</w:delText>
        </w:r>
      </w:del>
    </w:p>
    <w:p w:rsidR="00740317" w:rsidDel="00800DC9" w:rsidRDefault="00CA3CCA">
      <w:pPr>
        <w:divId w:val="138"/>
        <w:rPr>
          <w:del w:id="500" w:author="Amram, Lior" w:date="2019-06-13T14:41:00Z"/>
        </w:rPr>
        <w:pPrChange w:id="501" w:author="Amram, Lior" w:date="2019-06-13T14:41:00Z">
          <w:pPr>
            <w:pStyle w:val="ListParagraph"/>
            <w:numPr>
              <w:ilvl w:val="1"/>
              <w:numId w:val="10"/>
            </w:numPr>
            <w:ind w:leftChars="360" w:left="1080" w:hanging="360"/>
            <w:divId w:val="138"/>
          </w:pPr>
        </w:pPrChange>
      </w:pPr>
      <w:del w:id="502" w:author="Amram, Lior" w:date="2019-06-13T14:41:00Z">
        <w:r w:rsidDel="00800DC9">
          <w:delText>If a DFS channel is selected waiting for CAC complete.</w:delText>
        </w:r>
      </w:del>
    </w:p>
    <w:p w:rsidR="00740317" w:rsidDel="00800DC9" w:rsidRDefault="00CA3CCA">
      <w:pPr>
        <w:divId w:val="138"/>
        <w:rPr>
          <w:del w:id="503" w:author="Amram, Lior" w:date="2019-06-13T14:41:00Z"/>
        </w:rPr>
        <w:pPrChange w:id="504" w:author="Amram, Lior" w:date="2019-06-13T14:41:00Z">
          <w:pPr>
            <w:pStyle w:val="ListParagraph"/>
            <w:numPr>
              <w:ilvl w:val="1"/>
              <w:numId w:val="10"/>
            </w:numPr>
            <w:ind w:leftChars="360" w:left="1080" w:hanging="360"/>
            <w:divId w:val="138"/>
          </w:pPr>
        </w:pPrChange>
      </w:pPr>
      <w:del w:id="505" w:author="Amram, Lior" w:date="2019-06-13T14:41:00Z">
        <w:r w:rsidDel="00800DC9">
          <w:delText>Slave is activated.</w:delText>
        </w:r>
      </w:del>
    </w:p>
    <w:p w:rsidR="00740317" w:rsidDel="00800DC9" w:rsidRDefault="00CA3CCA">
      <w:pPr>
        <w:divId w:val="138"/>
        <w:rPr>
          <w:del w:id="506" w:author="Amram, Lior" w:date="2019-06-13T14:41:00Z"/>
        </w:rPr>
        <w:pPrChange w:id="507" w:author="Amram, Lior" w:date="2019-06-13T14:41:00Z">
          <w:pPr>
            <w:pStyle w:val="ListParagraph"/>
            <w:numPr>
              <w:ilvl w:val="1"/>
              <w:numId w:val="10"/>
            </w:numPr>
            <w:ind w:leftChars="360" w:left="1080" w:hanging="360"/>
            <w:divId w:val="138"/>
          </w:pPr>
        </w:pPrChange>
      </w:pPr>
      <w:del w:id="508" w:author="Amram, Lior" w:date="2019-06-13T14:41:00Z">
        <w:r w:rsidDel="00800DC9">
          <w:delText xml:space="preserve">All steered </w:delText>
        </w:r>
        <w:r w:rsidDel="00800DC9">
          <w:rPr>
            <w:szCs w:val="20"/>
          </w:rPr>
          <w:delText>stations </w:delText>
        </w:r>
        <w:r w:rsidDel="00800DC9">
          <w:delText>client from step i) are steered back to 5G radio.</w:delText>
        </w:r>
      </w:del>
    </w:p>
    <w:p w:rsidR="00740317" w:rsidDel="00800DC9" w:rsidRDefault="00CA3CCA">
      <w:pPr>
        <w:divId w:val="138"/>
        <w:rPr>
          <w:del w:id="509" w:author="Amram, Lior" w:date="2019-06-13T14:41:00Z"/>
        </w:rPr>
        <w:pPrChange w:id="510" w:author="Amram, Lior" w:date="2019-06-13T14:41:00Z">
          <w:pPr>
            <w:pStyle w:val="Heading3"/>
            <w:divId w:val="138"/>
          </w:pPr>
        </w:pPrChange>
      </w:pPr>
      <w:del w:id="511" w:author="Amram, Lior" w:date="2019-06-13T14:41:00Z">
        <w:r w:rsidDel="00800DC9">
          <w:delText>Repeater / Extender bSAT Channel Switch</w:delText>
        </w:r>
      </w:del>
    </w:p>
    <w:p w:rsidR="00740317" w:rsidDel="00800DC9" w:rsidRDefault="00CA3CCA">
      <w:pPr>
        <w:divId w:val="138"/>
        <w:rPr>
          <w:del w:id="512" w:author="Amram, Lior" w:date="2019-06-13T14:41:00Z"/>
        </w:rPr>
        <w:pPrChange w:id="513" w:author="Amram, Lior" w:date="2019-06-13T14:41:00Z">
          <w:pPr>
            <w:pStyle w:val="ListParagraph"/>
            <w:numPr>
              <w:numId w:val="11"/>
            </w:numPr>
            <w:ind w:leftChars="180" w:left="720" w:hanging="360"/>
            <w:divId w:val="138"/>
          </w:pPr>
        </w:pPrChange>
      </w:pPr>
      <w:del w:id="514" w:author="Amram, Lior" w:date="2019-06-13T14:41:00Z">
        <w:r w:rsidDel="00800DC9">
          <w:delText>bSAT (i.e. station on repeater / extender side) shall support 11h channel switch, such that when AP switches a channel with 11h the station shall switch channel together with the AP without disconnecting.</w:delText>
        </w:r>
      </w:del>
    </w:p>
    <w:p w:rsidR="00740317" w:rsidDel="00800DC9" w:rsidRDefault="00CA3CCA">
      <w:pPr>
        <w:divId w:val="138"/>
        <w:rPr>
          <w:del w:id="515" w:author="Amram, Lior" w:date="2019-06-13T14:41:00Z"/>
        </w:rPr>
        <w:pPrChange w:id="516" w:author="Amram, Lior" w:date="2019-06-13T14:41:00Z">
          <w:pPr>
            <w:pStyle w:val="ListParagraph"/>
            <w:numPr>
              <w:numId w:val="11"/>
            </w:numPr>
            <w:ind w:leftChars="180" w:left="720" w:hanging="360"/>
            <w:divId w:val="138"/>
          </w:pPr>
        </w:pPrChange>
      </w:pPr>
      <w:del w:id="517" w:author="Amram, Lior" w:date="2019-06-13T14:41:00Z">
        <w:r w:rsidDel="00800DC9">
          <w:delText>If bSTA is sharing the radio with a fAP/bAP and the channel switch will interfere with AP operation (mainly 5G radio), the agent shall disconnect the bSAT and re-connect using the other band (2.4G).</w:delText>
        </w:r>
      </w:del>
    </w:p>
    <w:p w:rsidR="00740317" w:rsidDel="00800DC9" w:rsidRDefault="00CA3CCA">
      <w:pPr>
        <w:divId w:val="138"/>
        <w:rPr>
          <w:del w:id="518" w:author="Amram, Lior" w:date="2019-06-13T14:41:00Z"/>
        </w:rPr>
        <w:pPrChange w:id="519" w:author="Amram, Lior" w:date="2019-06-13T14:41:00Z">
          <w:pPr>
            <w:pStyle w:val="Heading3"/>
            <w:divId w:val="138"/>
          </w:pPr>
        </w:pPrChange>
      </w:pPr>
      <w:del w:id="520" w:author="Amram, Lior" w:date="2019-06-13T14:41:00Z">
        <w:r w:rsidDel="00800DC9">
          <w:delText>Intel Sub-band Radar-hit DFS Flow</w:delText>
        </w:r>
      </w:del>
    </w:p>
    <w:p w:rsidR="00740317" w:rsidDel="00800DC9" w:rsidRDefault="00CA3CCA">
      <w:pPr>
        <w:divId w:val="138"/>
        <w:rPr>
          <w:del w:id="521" w:author="Amram, Lior" w:date="2019-06-13T14:41:00Z"/>
        </w:rPr>
        <w:pPrChange w:id="522" w:author="Amram, Lior" w:date="2019-06-13T14:41:00Z">
          <w:pPr>
            <w:pStyle w:val="ListParagraph"/>
            <w:numPr>
              <w:numId w:val="12"/>
            </w:numPr>
            <w:ind w:leftChars="180" w:left="720" w:hanging="360"/>
            <w:divId w:val="138"/>
          </w:pPr>
        </w:pPrChange>
      </w:pPr>
      <w:del w:id="523" w:author="Amram, Lior" w:date="2019-06-13T14:41:00Z">
        <w:r w:rsidDel="00800DC9">
          <w:delText>Sub-band DFS allows the AP to change bandwidth and primary channel while keeping the PHY open on a the same 80MHz channel.</w:delText>
        </w:r>
      </w:del>
    </w:p>
    <w:p w:rsidR="00740317" w:rsidDel="00800DC9" w:rsidRDefault="00CA3CCA">
      <w:pPr>
        <w:divId w:val="138"/>
        <w:rPr>
          <w:del w:id="524" w:author="Amram, Lior" w:date="2019-06-13T14:41:00Z"/>
        </w:rPr>
        <w:pPrChange w:id="525" w:author="Amram, Lior" w:date="2019-06-13T14:41:00Z">
          <w:pPr>
            <w:pStyle w:val="ListParagraph"/>
            <w:numPr>
              <w:numId w:val="12"/>
            </w:numPr>
            <w:ind w:leftChars="180" w:left="720" w:hanging="360"/>
            <w:divId w:val="138"/>
          </w:pPr>
        </w:pPrChange>
      </w:pPr>
      <w:del w:id="526" w:author="Amram, Lior" w:date="2019-06-13T14:41:00Z">
        <w:r w:rsidDel="00800DC9">
          <w:delText>For every sub-band DFS event Hostapd will send CSA with the new channel / bandwidth to AP manager that propagate to the agent. As a response the agent will generate an </w:delText>
        </w:r>
        <w:r w:rsidDel="00800DC9">
          <w:rPr>
            <w:szCs w:val="20"/>
          </w:rPr>
          <w:delText>unsolicited "Operating Channel Report" message reflecting the defected channels (20MHz slices).</w:delText>
        </w:r>
      </w:del>
    </w:p>
    <w:p w:rsidR="00740317" w:rsidDel="00800DC9" w:rsidRDefault="00CA3CCA">
      <w:pPr>
        <w:divId w:val="138"/>
        <w:rPr>
          <w:del w:id="527" w:author="Amram, Lior" w:date="2019-06-13T14:41:00Z"/>
        </w:rPr>
        <w:pPrChange w:id="528" w:author="Amram, Lior" w:date="2019-06-13T14:41:00Z">
          <w:pPr>
            <w:pStyle w:val="ListParagraph"/>
            <w:numPr>
              <w:numId w:val="12"/>
            </w:numPr>
            <w:ind w:leftChars="180" w:left="720" w:hanging="360"/>
            <w:divId w:val="138"/>
          </w:pPr>
        </w:pPrChange>
      </w:pPr>
      <w:del w:id="529" w:author="Amram, Lior" w:date="2019-06-13T14:41:00Z">
        <w:r w:rsidDel="00800DC9">
          <w:rPr>
            <w:szCs w:val="20"/>
          </w:rPr>
          <w:delText>According to configuration the controller may or may not allow the agent to remain on the new reduced channel / bandwidth.</w:delText>
        </w:r>
      </w:del>
    </w:p>
    <w:p w:rsidR="00740317" w:rsidDel="00800DC9" w:rsidRDefault="00CA3CCA">
      <w:pPr>
        <w:divId w:val="138"/>
        <w:rPr>
          <w:del w:id="530" w:author="Amram, Lior" w:date="2019-06-13T14:41:00Z"/>
        </w:rPr>
        <w:pPrChange w:id="531" w:author="Amram, Lior" w:date="2019-06-13T14:41:00Z">
          <w:pPr>
            <w:pStyle w:val="ListParagraph"/>
            <w:numPr>
              <w:numId w:val="12"/>
            </w:numPr>
            <w:ind w:leftChars="180" w:left="720" w:hanging="360"/>
            <w:divId w:val="138"/>
          </w:pPr>
        </w:pPrChange>
      </w:pPr>
      <w:del w:id="532" w:author="Amram, Lior" w:date="2019-06-13T14:41:00Z">
        <w:r w:rsidDel="00800DC9">
          <w:rPr>
            <w:szCs w:val="20"/>
          </w:rPr>
          <w:delText>For platforms running WAV600 4x4, agent may be configured to execute DFS re-entry when the bandwidth drops below configured threshold. DFS re-entry is done using the 4th antenna in DFS mode.</w:delText>
        </w:r>
      </w:del>
    </w:p>
    <w:p w:rsidR="00740317" w:rsidDel="00800DC9" w:rsidRDefault="00CA3CCA">
      <w:pPr>
        <w:divId w:val="138"/>
        <w:rPr>
          <w:del w:id="533" w:author="Amram, Lior" w:date="2019-06-13T14:41:00Z"/>
        </w:rPr>
      </w:pPr>
      <w:del w:id="534" w:author="Amram, Lior" w:date="2019-06-13T14:41:00Z">
        <w:r w:rsidDel="00800DC9">
          <w:delText>​​</w:delText>
        </w:r>
      </w:del>
    </w:p>
    <w:p w:rsidR="00740317" w:rsidDel="00800DC9" w:rsidRDefault="00CA3CCA">
      <w:pPr>
        <w:divId w:val="138"/>
        <w:rPr>
          <w:del w:id="535" w:author="Amram, Lior" w:date="2019-06-13T14:41:00Z"/>
        </w:rPr>
        <w:pPrChange w:id="536" w:author="Amram, Lior" w:date="2019-06-13T14:41:00Z">
          <w:pPr>
            <w:pStyle w:val="Heading2"/>
            <w:divId w:val="138"/>
          </w:pPr>
        </w:pPrChange>
      </w:pPr>
      <w:del w:id="537" w:author="Amram, Lior" w:date="2019-06-13T14:41:00Z">
        <w:r w:rsidDel="00800DC9">
          <w:delText>1905.1 Topology and Discovery - Agent flows</w:delText>
        </w:r>
      </w:del>
    </w:p>
    <w:p w:rsidR="00740317" w:rsidDel="00800DC9" w:rsidRDefault="00CA3CCA">
      <w:pPr>
        <w:divId w:val="138"/>
        <w:rPr>
          <w:del w:id="538" w:author="Amram, Lior" w:date="2019-06-13T14:41:00Z"/>
        </w:rPr>
      </w:pPr>
      <w:del w:id="539" w:author="Amram, Lior" w:date="2019-06-13T14:41:00Z">
        <w:r w:rsidDel="00800DC9">
          <w:delText>In the Multi-AP framework architecture it is the role of the Topology and discovery Service is responsible for sending </w:delText>
        </w:r>
        <w:r w:rsidDel="00800DC9">
          <w:br/>
          <w:delText>1905.1 Discovery notification, 1905.1 Topology notification and 1905.1 Topology response messages.</w:delText>
        </w:r>
        <w:r w:rsidDel="00800DC9">
          <w:br/>
          <w:delText>It is the job of the Multi-AP agent to notify the topology and discovery service with the relevant information on the active BSS list, operating channel, clients connected and backhaul interface.</w:delText>
        </w:r>
      </w:del>
    </w:p>
    <w:p w:rsidR="00740317" w:rsidDel="00800DC9" w:rsidRDefault="00CA3CCA">
      <w:pPr>
        <w:divId w:val="138"/>
        <w:rPr>
          <w:del w:id="540" w:author="Amram, Lior" w:date="2019-06-13T14:41:00Z"/>
        </w:rPr>
      </w:pPr>
      <w:del w:id="541" w:author="Amram, Lior" w:date="2019-06-13T14:41:00Z">
        <w:r w:rsidDel="00800DC9">
          <w:delText>The following sections provide high level flows between the entities.</w:delText>
        </w:r>
      </w:del>
    </w:p>
    <w:p w:rsidR="00740317" w:rsidDel="00800DC9" w:rsidRDefault="00CA3CCA">
      <w:pPr>
        <w:divId w:val="138"/>
        <w:rPr>
          <w:del w:id="542" w:author="Amram, Lior" w:date="2019-06-13T14:41:00Z"/>
        </w:rPr>
      </w:pPr>
      <w:del w:id="543" w:author="Amram, Lior" w:date="2019-06-13T14:41:00Z">
        <w:r w:rsidDel="00800DC9">
          <w:delText>​​</w:delText>
        </w:r>
      </w:del>
    </w:p>
    <w:p w:rsidR="00740317" w:rsidDel="00800DC9" w:rsidRDefault="00CA3CCA">
      <w:pPr>
        <w:divId w:val="138"/>
        <w:rPr>
          <w:del w:id="544" w:author="Amram, Lior" w:date="2019-06-13T14:41:00Z"/>
        </w:rPr>
        <w:pPrChange w:id="545" w:author="Amram, Lior" w:date="2019-06-13T14:41:00Z">
          <w:pPr>
            <w:pStyle w:val="Heading3"/>
            <w:divId w:val="138"/>
          </w:pPr>
        </w:pPrChange>
      </w:pPr>
      <w:del w:id="546" w:author="Amram, Lior" w:date="2019-06-13T14:41:00Z">
        <w:r w:rsidDel="00800DC9">
          <w:delText>Topology and Discovery Init Flow</w:delText>
        </w:r>
      </w:del>
    </w:p>
    <w:p w:rsidR="00740317" w:rsidDel="00800DC9" w:rsidRDefault="00CA3CCA">
      <w:pPr>
        <w:divId w:val="138"/>
        <w:rPr>
          <w:del w:id="547" w:author="Amram, Lior" w:date="2019-06-13T14:41:00Z"/>
        </w:rPr>
      </w:pPr>
      <w:del w:id="548" w:author="Amram, Lior" w:date="2019-06-13T14:41:00Z">
        <w:r w:rsidDel="00800DC9">
          <w:rPr>
            <w:noProof/>
            <w:lang w:val="en-US" w:eastAsia="en-US" w:bidi="he-IL"/>
          </w:rPr>
          <w:drawing>
            <wp:inline distT="0" distB="0" distL="0" distR="0">
              <wp:extent cx="6299835" cy="7274209"/>
              <wp:effectExtent l="0" t="0" r="0" b="0"/>
              <wp:docPr id="40" name="attachment_MAP_Topology_discovery_init_flow_.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Topology_discovery_init_flow_.png"/>
                      <pic:cNvPicPr/>
                    </pic:nvPicPr>
                    <pic:blipFill>
                      <a:blip r:embed="rId72"/>
                      <a:stretch>
                        <a:fillRect/>
                      </a:stretch>
                    </pic:blipFill>
                    <pic:spPr>
                      <a:xfrm>
                        <a:off x="0" y="0"/>
                        <a:ext cx="6299835" cy="7274209"/>
                      </a:xfrm>
                      <a:prstGeom prst="rect">
                        <a:avLst/>
                      </a:prstGeom>
                    </pic:spPr>
                  </pic:pic>
                </a:graphicData>
              </a:graphic>
            </wp:inline>
          </w:drawing>
        </w:r>
      </w:del>
    </w:p>
    <w:p w:rsidR="00740317" w:rsidDel="00800DC9" w:rsidRDefault="00CA3CCA">
      <w:pPr>
        <w:divId w:val="138"/>
        <w:rPr>
          <w:del w:id="549" w:author="Amram, Lior" w:date="2019-06-13T14:41:00Z"/>
        </w:rPr>
      </w:pPr>
      <w:del w:id="550" w:author="Amram, Lior" w:date="2019-06-13T14:41:00Z">
        <w:r w:rsidDel="00800DC9">
          <w:delText>​​</w:delText>
        </w:r>
      </w:del>
    </w:p>
    <w:p w:rsidR="00740317" w:rsidDel="00800DC9" w:rsidRDefault="00CA3CCA">
      <w:pPr>
        <w:divId w:val="138"/>
        <w:rPr>
          <w:del w:id="551" w:author="Amram, Lior" w:date="2019-06-13T14:41:00Z"/>
        </w:rPr>
        <w:pPrChange w:id="552" w:author="Amram, Lior" w:date="2019-06-13T14:41:00Z">
          <w:pPr>
            <w:pStyle w:val="Heading3"/>
            <w:divId w:val="138"/>
          </w:pPr>
        </w:pPrChange>
      </w:pPr>
      <w:del w:id="553" w:author="Amram, Lior" w:date="2019-06-13T14:41:00Z">
        <w:r w:rsidDel="00800DC9">
          <w:delText>Topology and Discovery Operational BSS Notification</w:delText>
        </w:r>
      </w:del>
    </w:p>
    <w:p w:rsidR="00740317" w:rsidDel="00800DC9" w:rsidRDefault="00CA3CCA">
      <w:pPr>
        <w:divId w:val="138"/>
        <w:rPr>
          <w:del w:id="554" w:author="Amram, Lior" w:date="2019-06-13T14:41:00Z"/>
        </w:rPr>
      </w:pPr>
      <w:del w:id="555" w:author="Amram, Lior" w:date="2019-06-13T14:41:00Z">
        <w:r w:rsidDel="00800DC9">
          <w:delText>​​</w:delText>
        </w:r>
      </w:del>
    </w:p>
    <w:p w:rsidR="00740317" w:rsidDel="00800DC9" w:rsidRDefault="00CA3CCA">
      <w:pPr>
        <w:divId w:val="138"/>
        <w:rPr>
          <w:del w:id="556" w:author="Amram, Lior" w:date="2019-06-13T14:41:00Z"/>
        </w:rPr>
      </w:pPr>
      <w:del w:id="557" w:author="Amram, Lior" w:date="2019-06-13T14:41:00Z">
        <w:r w:rsidDel="00800DC9">
          <w:rPr>
            <w:noProof/>
            <w:lang w:val="en-US" w:eastAsia="en-US" w:bidi="he-IL"/>
          </w:rPr>
          <w:drawing>
            <wp:inline distT="0" distB="0" distL="0" distR="0">
              <wp:extent cx="6299835" cy="3922697"/>
              <wp:effectExtent l="0" t="0" r="0" b="0"/>
              <wp:docPr id="41" name="attachment_MAP_Topology_discovery_operational_BSS_notification.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Topology_discovery_operational_BSS_notification.png"/>
                      <pic:cNvPicPr/>
                    </pic:nvPicPr>
                    <pic:blipFill>
                      <a:blip r:embed="rId74"/>
                      <a:stretch>
                        <a:fillRect/>
                      </a:stretch>
                    </pic:blipFill>
                    <pic:spPr>
                      <a:xfrm>
                        <a:off x="0" y="0"/>
                        <a:ext cx="6299835" cy="3922697"/>
                      </a:xfrm>
                      <a:prstGeom prst="rect">
                        <a:avLst/>
                      </a:prstGeom>
                    </pic:spPr>
                  </pic:pic>
                </a:graphicData>
              </a:graphic>
            </wp:inline>
          </w:drawing>
        </w:r>
      </w:del>
    </w:p>
    <w:p w:rsidR="00740317" w:rsidDel="00800DC9" w:rsidRDefault="00CA3CCA">
      <w:pPr>
        <w:divId w:val="138"/>
        <w:rPr>
          <w:del w:id="558" w:author="Amram, Lior" w:date="2019-06-13T14:41:00Z"/>
        </w:rPr>
      </w:pPr>
      <w:del w:id="559" w:author="Amram, Lior" w:date="2019-06-13T14:41:00Z">
        <w:r w:rsidDel="00800DC9">
          <w:delText>​​</w:delText>
        </w:r>
      </w:del>
    </w:p>
    <w:p w:rsidR="00740317" w:rsidDel="00800DC9" w:rsidRDefault="00CA3CCA">
      <w:pPr>
        <w:divId w:val="138"/>
        <w:rPr>
          <w:del w:id="560" w:author="Amram, Lior" w:date="2019-06-13T14:41:00Z"/>
        </w:rPr>
        <w:pPrChange w:id="561" w:author="Amram, Lior" w:date="2019-06-13T14:41:00Z">
          <w:pPr>
            <w:pStyle w:val="Heading3"/>
            <w:divId w:val="138"/>
          </w:pPr>
        </w:pPrChange>
      </w:pPr>
      <w:del w:id="562" w:author="Amram, Lior" w:date="2019-06-13T14:41:00Z">
        <w:r w:rsidDel="00800DC9">
          <w:delText>Topology and Discovery Channel Change Notification</w:delText>
        </w:r>
      </w:del>
    </w:p>
    <w:p w:rsidR="00740317" w:rsidDel="00800DC9" w:rsidRDefault="00CA3CCA">
      <w:pPr>
        <w:divId w:val="138"/>
        <w:rPr>
          <w:del w:id="563" w:author="Amram, Lior" w:date="2019-06-13T14:41:00Z"/>
        </w:rPr>
      </w:pPr>
      <w:del w:id="564" w:author="Amram, Lior" w:date="2019-06-13T14:41:00Z">
        <w:r w:rsidDel="00800DC9">
          <w:rPr>
            <w:noProof/>
            <w:lang w:val="en-US" w:eastAsia="en-US" w:bidi="he-IL"/>
          </w:rPr>
          <w:drawing>
            <wp:inline distT="0" distB="0" distL="0" distR="0">
              <wp:extent cx="6299835" cy="1453162"/>
              <wp:effectExtent l="0" t="0" r="0" b="0"/>
              <wp:docPr id="42" name="attachment_MAP_Topology_discovery_channel_change_notification.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Topology_discovery_channel_change_notification.png"/>
                      <pic:cNvPicPr/>
                    </pic:nvPicPr>
                    <pic:blipFill>
                      <a:blip r:embed="rId76"/>
                      <a:stretch>
                        <a:fillRect/>
                      </a:stretch>
                    </pic:blipFill>
                    <pic:spPr>
                      <a:xfrm>
                        <a:off x="0" y="0"/>
                        <a:ext cx="6299835" cy="1453162"/>
                      </a:xfrm>
                      <a:prstGeom prst="rect">
                        <a:avLst/>
                      </a:prstGeom>
                    </pic:spPr>
                  </pic:pic>
                </a:graphicData>
              </a:graphic>
            </wp:inline>
          </w:drawing>
        </w:r>
      </w:del>
    </w:p>
    <w:p w:rsidR="00740317" w:rsidDel="00800DC9" w:rsidRDefault="00CA3CCA">
      <w:pPr>
        <w:divId w:val="138"/>
        <w:rPr>
          <w:del w:id="565" w:author="Amram, Lior" w:date="2019-06-13T14:41:00Z"/>
        </w:rPr>
        <w:pPrChange w:id="566" w:author="Amram, Lior" w:date="2019-06-13T14:41:00Z">
          <w:pPr>
            <w:pStyle w:val="Heading3"/>
            <w:divId w:val="138"/>
          </w:pPr>
        </w:pPrChange>
      </w:pPr>
      <w:del w:id="567" w:author="Amram, Lior" w:date="2019-06-13T14:41:00Z">
        <w:r w:rsidDel="00800DC9">
          <w:delText>Topology and Discovery Client Connection Notification</w:delText>
        </w:r>
      </w:del>
    </w:p>
    <w:p w:rsidR="00740317" w:rsidDel="00800DC9" w:rsidRDefault="00CA3CCA">
      <w:pPr>
        <w:divId w:val="138"/>
        <w:rPr>
          <w:del w:id="568" w:author="Amram, Lior" w:date="2019-06-13T14:41:00Z"/>
        </w:rPr>
      </w:pPr>
      <w:del w:id="569" w:author="Amram, Lior" w:date="2019-06-13T14:41:00Z">
        <w:r w:rsidDel="00800DC9">
          <w:rPr>
            <w:noProof/>
            <w:lang w:val="en-US" w:eastAsia="en-US" w:bidi="he-IL"/>
          </w:rPr>
          <w:drawing>
            <wp:inline distT="0" distB="0" distL="0" distR="0">
              <wp:extent cx="6299835" cy="2343539"/>
              <wp:effectExtent l="0" t="0" r="0" b="0"/>
              <wp:docPr id="43" name="attachment_MAP_Topology_discovery_client_connection_notification.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Topology_discovery_client_connection_notification.png"/>
                      <pic:cNvPicPr/>
                    </pic:nvPicPr>
                    <pic:blipFill>
                      <a:blip r:embed="rId78"/>
                      <a:stretch>
                        <a:fillRect/>
                      </a:stretch>
                    </pic:blipFill>
                    <pic:spPr>
                      <a:xfrm>
                        <a:off x="0" y="0"/>
                        <a:ext cx="6299835" cy="2343539"/>
                      </a:xfrm>
                      <a:prstGeom prst="rect">
                        <a:avLst/>
                      </a:prstGeom>
                    </pic:spPr>
                  </pic:pic>
                </a:graphicData>
              </a:graphic>
            </wp:inline>
          </w:drawing>
        </w:r>
      </w:del>
    </w:p>
    <w:p w:rsidR="00740317" w:rsidDel="00800DC9" w:rsidRDefault="00CA3CCA">
      <w:pPr>
        <w:divId w:val="138"/>
        <w:rPr>
          <w:del w:id="570" w:author="Amram, Lior" w:date="2019-06-13T14:41:00Z"/>
        </w:rPr>
        <w:pPrChange w:id="571" w:author="Amram, Lior" w:date="2019-06-13T14:41:00Z">
          <w:pPr>
            <w:pStyle w:val="Heading3"/>
            <w:divId w:val="138"/>
          </w:pPr>
        </w:pPrChange>
      </w:pPr>
      <w:del w:id="572" w:author="Amram, Lior" w:date="2019-06-13T14:41:00Z">
        <w:r w:rsidDel="00800DC9">
          <w:delText>Topology and Discovery Backhaul Change Notification</w:delText>
        </w:r>
      </w:del>
    </w:p>
    <w:p w:rsidR="00740317" w:rsidDel="00800DC9" w:rsidRDefault="00CA3CCA">
      <w:pPr>
        <w:divId w:val="138"/>
        <w:rPr>
          <w:del w:id="573" w:author="Amram, Lior" w:date="2019-06-13T14:41:00Z"/>
        </w:rPr>
      </w:pPr>
      <w:del w:id="574" w:author="Amram, Lior" w:date="2019-06-13T14:41:00Z">
        <w:r w:rsidDel="00800DC9">
          <w:rPr>
            <w:noProof/>
            <w:lang w:val="en-US" w:eastAsia="en-US" w:bidi="he-IL"/>
          </w:rPr>
          <w:drawing>
            <wp:inline distT="0" distB="0" distL="0" distR="0">
              <wp:extent cx="6299835" cy="3343112"/>
              <wp:effectExtent l="0" t="0" r="0" b="0"/>
              <wp:docPr id="44" name="attachment_MAP_Topology_discovery_backhaul_change_notification.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achment_MAP_Topology_discovery_backhaul_change_notification.png"/>
                      <pic:cNvPicPr/>
                    </pic:nvPicPr>
                    <pic:blipFill>
                      <a:blip r:embed="rId80"/>
                      <a:stretch>
                        <a:fillRect/>
                      </a:stretch>
                    </pic:blipFill>
                    <pic:spPr>
                      <a:xfrm>
                        <a:off x="0" y="0"/>
                        <a:ext cx="6299835" cy="3343112"/>
                      </a:xfrm>
                      <a:prstGeom prst="rect">
                        <a:avLst/>
                      </a:prstGeom>
                    </pic:spPr>
                  </pic:pic>
                </a:graphicData>
              </a:graphic>
            </wp:inline>
          </w:drawing>
        </w:r>
      </w:del>
    </w:p>
    <w:p w:rsidR="00740317" w:rsidDel="00800DC9" w:rsidRDefault="00CA3CCA">
      <w:pPr>
        <w:divId w:val="138"/>
        <w:rPr>
          <w:del w:id="575" w:author="Amram, Lior" w:date="2019-06-13T14:41:00Z"/>
        </w:rPr>
      </w:pPr>
      <w:del w:id="576" w:author="Amram, Lior" w:date="2019-06-13T14:41:00Z">
        <w:r w:rsidDel="00800DC9">
          <w:delText>​​</w:delText>
        </w:r>
      </w:del>
    </w:p>
    <w:p w:rsidR="00740317" w:rsidDel="00800DC9" w:rsidRDefault="00CA3CCA">
      <w:pPr>
        <w:divId w:val="138"/>
        <w:rPr>
          <w:del w:id="577" w:author="Amram, Lior" w:date="2019-06-13T14:41:00Z"/>
        </w:rPr>
        <w:pPrChange w:id="578" w:author="Amram, Lior" w:date="2019-06-13T14:41:00Z">
          <w:pPr>
            <w:pStyle w:val="Heading2"/>
            <w:divId w:val="138"/>
          </w:pPr>
        </w:pPrChange>
      </w:pPr>
      <w:del w:id="579" w:author="Amram, Lior" w:date="2019-06-13T14:41:00Z">
        <w:r w:rsidDel="00800DC9">
          <w:delText>Capability Information Reporting</w:delText>
        </w:r>
      </w:del>
    </w:p>
    <w:p w:rsidR="00740317" w:rsidDel="00800DC9" w:rsidRDefault="00CA3CCA">
      <w:pPr>
        <w:divId w:val="138"/>
        <w:rPr>
          <w:del w:id="580" w:author="Amram, Lior" w:date="2019-06-13T14:41:00Z"/>
        </w:rPr>
        <w:pPrChange w:id="581" w:author="Amram, Lior" w:date="2019-06-13T14:41:00Z">
          <w:pPr>
            <w:pStyle w:val="Heading3"/>
            <w:divId w:val="138"/>
          </w:pPr>
        </w:pPrChange>
      </w:pPr>
      <w:del w:id="582" w:author="Amram, Lior" w:date="2019-06-13T14:41:00Z">
        <w:r w:rsidDel="00800DC9">
          <w:delText>AP capability</w:delText>
        </w:r>
      </w:del>
    </w:p>
    <w:p w:rsidR="00740317" w:rsidDel="00800DC9" w:rsidRDefault="00CA3CCA">
      <w:pPr>
        <w:divId w:val="138"/>
        <w:rPr>
          <w:del w:id="583" w:author="Amram, Lior" w:date="2019-06-13T14:41:00Z"/>
        </w:rPr>
        <w:pPrChange w:id="584" w:author="Amram, Lior" w:date="2019-06-13T14:41:00Z">
          <w:pPr>
            <w:pStyle w:val="Heading3"/>
            <w:divId w:val="138"/>
          </w:pPr>
        </w:pPrChange>
      </w:pPr>
      <w:del w:id="585" w:author="Amram, Lior" w:date="2019-06-13T14:41:00Z">
        <w:r w:rsidDel="00800DC9">
          <w:delText>Client capability</w:delText>
        </w:r>
      </w:del>
    </w:p>
    <w:p w:rsidR="00740317" w:rsidDel="00800DC9" w:rsidRDefault="00CA3CCA">
      <w:pPr>
        <w:divId w:val="138"/>
        <w:rPr>
          <w:del w:id="586" w:author="Amram, Lior" w:date="2019-06-13T14:41:00Z"/>
        </w:rPr>
      </w:pPr>
      <w:del w:id="587" w:author="Amram, Lior" w:date="2019-06-13T14:41:00Z">
        <w:r w:rsidDel="00800DC9">
          <w:delText>​​</w:delText>
        </w:r>
      </w:del>
    </w:p>
    <w:p w:rsidR="00740317" w:rsidDel="00800DC9" w:rsidRDefault="00CA3CCA">
      <w:pPr>
        <w:divId w:val="138"/>
        <w:rPr>
          <w:del w:id="588" w:author="Amram, Lior" w:date="2019-06-13T14:41:00Z"/>
        </w:rPr>
        <w:pPrChange w:id="589" w:author="Amram, Lior" w:date="2019-06-13T14:41:00Z">
          <w:pPr>
            <w:pStyle w:val="Heading2"/>
            <w:divId w:val="138"/>
          </w:pPr>
        </w:pPrChange>
      </w:pPr>
      <w:del w:id="590" w:author="Amram, Lior" w:date="2019-06-13T14:41:00Z">
        <w:r w:rsidDel="00800DC9">
          <w:delText>Link Metric Collection</w:delText>
        </w:r>
      </w:del>
    </w:p>
    <w:p w:rsidR="00740317" w:rsidDel="00800DC9" w:rsidRDefault="00CA3CCA">
      <w:pPr>
        <w:divId w:val="138"/>
        <w:rPr>
          <w:del w:id="591" w:author="Amram, Lior" w:date="2019-06-13T14:41:00Z"/>
        </w:rPr>
        <w:pPrChange w:id="592" w:author="Amram, Lior" w:date="2019-06-13T14:41:00Z">
          <w:pPr>
            <w:pStyle w:val="Heading3"/>
            <w:divId w:val="138"/>
          </w:pPr>
        </w:pPrChange>
      </w:pPr>
      <w:del w:id="593" w:author="Amram, Lior" w:date="2019-06-13T14:41:00Z">
        <w:r w:rsidDel="00800DC9">
          <w:delText>Backhaul Link Metrics</w:delText>
        </w:r>
      </w:del>
    </w:p>
    <w:p w:rsidR="00740317" w:rsidDel="00800DC9" w:rsidRDefault="00CA3CCA">
      <w:pPr>
        <w:divId w:val="138"/>
        <w:rPr>
          <w:del w:id="594" w:author="Amram, Lior" w:date="2019-06-13T14:41:00Z"/>
        </w:rPr>
        <w:pPrChange w:id="595" w:author="Amram, Lior" w:date="2019-06-13T14:41:00Z">
          <w:pPr>
            <w:pStyle w:val="Heading3"/>
            <w:divId w:val="138"/>
          </w:pPr>
        </w:pPrChange>
      </w:pPr>
      <w:del w:id="596" w:author="Amram, Lior" w:date="2019-06-13T14:41:00Z">
        <w:r w:rsidDel="00800DC9">
          <w:delText>Per-AP Link Metrics</w:delText>
        </w:r>
      </w:del>
    </w:p>
    <w:p w:rsidR="00740317" w:rsidDel="00800DC9" w:rsidRDefault="00CA3CCA">
      <w:pPr>
        <w:divId w:val="138"/>
        <w:rPr>
          <w:del w:id="597" w:author="Amram, Lior" w:date="2019-06-13T14:41:00Z"/>
        </w:rPr>
        <w:pPrChange w:id="598" w:author="Amram, Lior" w:date="2019-06-13T14:41:00Z">
          <w:pPr>
            <w:pStyle w:val="Heading3"/>
            <w:divId w:val="138"/>
          </w:pPr>
        </w:pPrChange>
      </w:pPr>
      <w:del w:id="599" w:author="Amram, Lior" w:date="2019-06-13T14:41:00Z">
        <w:r w:rsidDel="00800DC9">
          <w:delText>Link Metric Measurements from the AP</w:delText>
        </w:r>
      </w:del>
    </w:p>
    <w:p w:rsidR="00740317" w:rsidDel="00800DC9" w:rsidRDefault="00CA3CCA">
      <w:pPr>
        <w:divId w:val="138"/>
        <w:rPr>
          <w:del w:id="600" w:author="Amram, Lior" w:date="2019-06-13T14:41:00Z"/>
        </w:rPr>
        <w:pPrChange w:id="601" w:author="Amram, Lior" w:date="2019-06-13T14:41:00Z">
          <w:pPr>
            <w:pStyle w:val="Heading3"/>
            <w:divId w:val="138"/>
          </w:pPr>
        </w:pPrChange>
      </w:pPr>
      <w:del w:id="602" w:author="Amram, Lior" w:date="2019-06-13T14:41:00Z">
        <w:r w:rsidDel="00800DC9">
          <w:delText>Per-STA measurements</w:delText>
        </w:r>
      </w:del>
    </w:p>
    <w:p w:rsidR="00740317" w:rsidDel="00800DC9" w:rsidRDefault="00CA3CCA">
      <w:pPr>
        <w:divId w:val="138"/>
        <w:rPr>
          <w:del w:id="603" w:author="Amram, Lior" w:date="2019-06-13T14:41:00Z"/>
        </w:rPr>
      </w:pPr>
      <w:del w:id="604" w:author="Amram, Lior" w:date="2019-06-13T14:41:00Z">
        <w:r w:rsidDel="00800DC9">
          <w:delText>​​</w:delText>
        </w:r>
      </w:del>
    </w:p>
    <w:p w:rsidR="00740317" w:rsidDel="00800DC9" w:rsidRDefault="00CA3CCA">
      <w:pPr>
        <w:divId w:val="138"/>
        <w:rPr>
          <w:del w:id="605" w:author="Amram, Lior" w:date="2019-06-13T14:41:00Z"/>
        </w:rPr>
        <w:pPrChange w:id="606" w:author="Amram, Lior" w:date="2019-06-13T14:41:00Z">
          <w:pPr>
            <w:pStyle w:val="Heading4"/>
            <w:divId w:val="138"/>
          </w:pPr>
        </w:pPrChange>
      </w:pPr>
      <w:del w:id="607" w:author="Amram, Lior" w:date="2019-06-13T14:41:00Z">
        <w:r w:rsidDel="00800DC9">
          <w:delText>Associated STA Link Measurements From the AP</w:delText>
        </w:r>
      </w:del>
    </w:p>
    <w:p w:rsidR="00740317" w:rsidDel="00800DC9" w:rsidRDefault="00CA3CCA">
      <w:pPr>
        <w:divId w:val="138"/>
        <w:rPr>
          <w:del w:id="608" w:author="Amram, Lior" w:date="2019-06-13T14:41:00Z"/>
        </w:rPr>
      </w:pPr>
      <w:del w:id="609" w:author="Amram, Lior" w:date="2019-06-13T14:41:00Z">
        <w:r w:rsidDel="00800DC9">
          <w:delText>​​</w:delText>
        </w:r>
      </w:del>
    </w:p>
    <w:p w:rsidR="00740317" w:rsidDel="00800DC9" w:rsidRDefault="00CA3CCA">
      <w:pPr>
        <w:divId w:val="138"/>
        <w:rPr>
          <w:del w:id="610" w:author="Amram, Lior" w:date="2019-06-13T14:41:00Z"/>
        </w:rPr>
        <w:pPrChange w:id="611" w:author="Amram, Lior" w:date="2019-06-13T14:41:00Z">
          <w:pPr>
            <w:pStyle w:val="Heading4"/>
            <w:divId w:val="138"/>
          </w:pPr>
        </w:pPrChange>
      </w:pPr>
      <w:del w:id="612" w:author="Amram, Lior" w:date="2019-06-13T14:41:00Z">
        <w:r w:rsidDel="00800DC9">
          <w:delText>Unassociated STA RCPI Measurements From the AP</w:delText>
        </w:r>
      </w:del>
    </w:p>
    <w:p w:rsidR="00740317" w:rsidDel="00800DC9" w:rsidRDefault="00CA3CCA">
      <w:pPr>
        <w:divId w:val="138"/>
        <w:rPr>
          <w:del w:id="613" w:author="Amram, Lior" w:date="2019-06-13T14:41:00Z"/>
        </w:rPr>
      </w:pPr>
      <w:del w:id="614" w:author="Amram, Lior" w:date="2019-06-13T14:41:00Z">
        <w:r w:rsidDel="00800DC9">
          <w:delText>​​</w:delText>
        </w:r>
      </w:del>
    </w:p>
    <w:p w:rsidR="00740317" w:rsidDel="00800DC9" w:rsidRDefault="00CA3CCA">
      <w:pPr>
        <w:divId w:val="138"/>
        <w:rPr>
          <w:del w:id="615" w:author="Amram, Lior" w:date="2019-06-13T14:41:00Z"/>
        </w:rPr>
        <w:pPrChange w:id="616" w:author="Amram, Lior" w:date="2019-06-13T14:41:00Z">
          <w:pPr>
            <w:pStyle w:val="Heading4"/>
            <w:divId w:val="138"/>
          </w:pPr>
        </w:pPrChange>
      </w:pPr>
      <w:del w:id="617" w:author="Amram, Lior" w:date="2019-06-13T14:41:00Z">
        <w:r w:rsidDel="00800DC9">
          <w:delText>11K Beacon Measurements From the Client</w:delText>
        </w:r>
      </w:del>
    </w:p>
    <w:p w:rsidR="00740317" w:rsidDel="00800DC9" w:rsidRDefault="00CA3CCA">
      <w:pPr>
        <w:divId w:val="138"/>
        <w:rPr>
          <w:del w:id="618" w:author="Amram, Lior" w:date="2019-06-13T14:41:00Z"/>
        </w:rPr>
        <w:pPrChange w:id="619" w:author="Amram, Lior" w:date="2019-06-13T14:41:00Z">
          <w:pPr>
            <w:pStyle w:val="Heading4"/>
            <w:divId w:val="138"/>
          </w:pPr>
        </w:pPrChange>
      </w:pPr>
      <w:del w:id="620" w:author="Amram, Lior" w:date="2019-06-13T14:41:00Z">
        <w:r w:rsidDel="00800DC9">
          <w:delText>Combined Infrastructure Metrics</w:delText>
        </w:r>
      </w:del>
    </w:p>
    <w:p w:rsidR="00740317" w:rsidDel="00800DC9" w:rsidRDefault="00CA3CCA">
      <w:pPr>
        <w:divId w:val="138"/>
        <w:rPr>
          <w:del w:id="621" w:author="Amram, Lior" w:date="2019-06-13T14:41:00Z"/>
        </w:rPr>
      </w:pPr>
      <w:del w:id="622" w:author="Amram, Lior" w:date="2019-06-13T14:41:00Z">
        <w:r w:rsidDel="00800DC9">
          <w:delText>​​</w:delText>
        </w:r>
      </w:del>
    </w:p>
    <w:p w:rsidR="00740317" w:rsidDel="00800DC9" w:rsidRDefault="00CA3CCA">
      <w:pPr>
        <w:divId w:val="138"/>
        <w:rPr>
          <w:del w:id="623" w:author="Amram, Lior" w:date="2019-06-13T14:41:00Z"/>
        </w:rPr>
        <w:pPrChange w:id="624" w:author="Amram, Lior" w:date="2019-06-13T14:41:00Z">
          <w:pPr>
            <w:pStyle w:val="Heading2"/>
            <w:divId w:val="138"/>
          </w:pPr>
        </w:pPrChange>
      </w:pPr>
      <w:del w:id="625" w:author="Amram, Lior" w:date="2019-06-13T14:41:00Z">
        <w:r w:rsidDel="00800DC9">
          <w:delText>Client steering</w:delText>
        </w:r>
      </w:del>
    </w:p>
    <w:p w:rsidR="00740317" w:rsidDel="00800DC9" w:rsidRDefault="00CA3CCA">
      <w:pPr>
        <w:divId w:val="138"/>
        <w:rPr>
          <w:del w:id="626" w:author="Amram, Lior" w:date="2019-06-13T14:41:00Z"/>
        </w:rPr>
        <w:pPrChange w:id="627" w:author="Amram, Lior" w:date="2019-06-13T14:41:00Z">
          <w:pPr>
            <w:pStyle w:val="Heading3"/>
            <w:divId w:val="138"/>
          </w:pPr>
        </w:pPrChange>
      </w:pPr>
      <w:del w:id="628" w:author="Amram, Lior" w:date="2019-06-13T14:41:00Z">
        <w:r w:rsidDel="00800DC9">
          <w:delText>Multi-AP Controller initiated steering mandate</w:delText>
        </w:r>
      </w:del>
    </w:p>
    <w:p w:rsidR="00740317" w:rsidDel="00800DC9" w:rsidRDefault="00CA3CCA">
      <w:pPr>
        <w:divId w:val="138"/>
        <w:rPr>
          <w:del w:id="629" w:author="Amram, Lior" w:date="2019-06-13T14:41:00Z"/>
        </w:rPr>
      </w:pPr>
      <w:del w:id="630" w:author="Amram, Lior" w:date="2019-06-13T14:41:00Z">
        <w:r w:rsidDel="00800DC9">
          <w:delText>​​</w:delText>
        </w:r>
      </w:del>
    </w:p>
    <w:p w:rsidR="00740317" w:rsidDel="00800DC9" w:rsidRDefault="00CA3CCA">
      <w:pPr>
        <w:divId w:val="138"/>
        <w:rPr>
          <w:del w:id="631" w:author="Amram, Lior" w:date="2019-06-13T14:41:00Z"/>
        </w:rPr>
        <w:pPrChange w:id="632" w:author="Amram, Lior" w:date="2019-06-13T14:41:00Z">
          <w:pPr>
            <w:pStyle w:val="Heading3"/>
            <w:divId w:val="138"/>
          </w:pPr>
        </w:pPrChange>
      </w:pPr>
      <w:del w:id="633" w:author="Amram, Lior" w:date="2019-06-13T14:41:00Z">
        <w:r w:rsidDel="00800DC9">
          <w:delText>Multi-AP Controller initiated steering opportunity</w:delText>
        </w:r>
      </w:del>
    </w:p>
    <w:p w:rsidR="00740317" w:rsidDel="00800DC9" w:rsidRDefault="00CA3CCA">
      <w:pPr>
        <w:divId w:val="138"/>
        <w:rPr>
          <w:del w:id="634" w:author="Amram, Lior" w:date="2019-06-13T14:41:00Z"/>
        </w:rPr>
      </w:pPr>
      <w:del w:id="635" w:author="Amram, Lior" w:date="2019-06-13T14:41:00Z">
        <w:r w:rsidDel="00800DC9">
          <w:delText>​​</w:delText>
        </w:r>
      </w:del>
    </w:p>
    <w:p w:rsidR="00740317" w:rsidDel="00800DC9" w:rsidRDefault="00CA3CCA">
      <w:pPr>
        <w:divId w:val="138"/>
        <w:rPr>
          <w:del w:id="636" w:author="Amram, Lior" w:date="2019-06-13T14:41:00Z"/>
        </w:rPr>
        <w:pPrChange w:id="637" w:author="Amram, Lior" w:date="2019-06-13T14:41:00Z">
          <w:pPr>
            <w:pStyle w:val="Heading3"/>
            <w:divId w:val="138"/>
          </w:pPr>
        </w:pPrChange>
      </w:pPr>
      <w:del w:id="638" w:author="Amram, Lior" w:date="2019-06-13T14:41:00Z">
        <w:r w:rsidDel="00800DC9">
          <w:delText>Multi-AP Agent initiated RCPI-based steering</w:delText>
        </w:r>
      </w:del>
    </w:p>
    <w:p w:rsidR="00740317" w:rsidDel="00800DC9" w:rsidRDefault="00CA3CCA">
      <w:pPr>
        <w:divId w:val="138"/>
        <w:rPr>
          <w:del w:id="639" w:author="Amram, Lior" w:date="2019-06-13T14:41:00Z"/>
        </w:rPr>
      </w:pPr>
      <w:del w:id="640" w:author="Amram, Lior" w:date="2019-06-13T14:41:00Z">
        <w:r w:rsidDel="00800DC9">
          <w:delText>​​</w:delText>
        </w:r>
      </w:del>
    </w:p>
    <w:p w:rsidR="00740317" w:rsidDel="00800DC9" w:rsidRDefault="00CA3CCA">
      <w:pPr>
        <w:divId w:val="138"/>
        <w:rPr>
          <w:del w:id="641" w:author="Amram, Lior" w:date="2019-06-13T14:41:00Z"/>
        </w:rPr>
        <w:pPrChange w:id="642" w:author="Amram, Lior" w:date="2019-06-13T14:41:00Z">
          <w:pPr>
            <w:pStyle w:val="Heading3"/>
            <w:divId w:val="138"/>
          </w:pPr>
        </w:pPrChange>
      </w:pPr>
      <w:del w:id="643" w:author="Amram, Lior" w:date="2019-06-13T14:41:00Z">
        <w:r w:rsidDel="00800DC9">
          <w:delText>Legacy Client steering</w:delText>
        </w:r>
      </w:del>
    </w:p>
    <w:p w:rsidR="00740317" w:rsidDel="00800DC9" w:rsidRDefault="00CA3CCA">
      <w:pPr>
        <w:divId w:val="138"/>
        <w:rPr>
          <w:del w:id="644" w:author="Amram, Lior" w:date="2019-06-13T14:41:00Z"/>
        </w:rPr>
      </w:pPr>
      <w:del w:id="645" w:author="Amram, Lior" w:date="2019-06-13T14:41:00Z">
        <w:r w:rsidDel="00800DC9">
          <w:delText>​​</w:delText>
        </w:r>
      </w:del>
    </w:p>
    <w:p w:rsidR="00740317" w:rsidDel="00800DC9" w:rsidRDefault="00CA3CCA">
      <w:pPr>
        <w:divId w:val="138"/>
        <w:rPr>
          <w:del w:id="646" w:author="Amram, Lior" w:date="2019-06-13T14:41:00Z"/>
        </w:rPr>
        <w:pPrChange w:id="647" w:author="Amram, Lior" w:date="2019-06-13T14:41:00Z">
          <w:pPr>
            <w:pStyle w:val="Heading2"/>
            <w:divId w:val="138"/>
          </w:pPr>
        </w:pPrChange>
      </w:pPr>
      <w:del w:id="648" w:author="Amram, Lior" w:date="2019-06-13T14:41:00Z">
        <w:r w:rsidDel="00800DC9">
          <w:delText>Backhaul Optimization (Backhaul SON)</w:delText>
        </w:r>
      </w:del>
    </w:p>
    <w:p w:rsidR="00740317" w:rsidDel="00800DC9" w:rsidRDefault="00CA3CCA">
      <w:pPr>
        <w:divId w:val="138"/>
        <w:rPr>
          <w:del w:id="649" w:author="Amram, Lior" w:date="2019-06-13T14:41:00Z"/>
        </w:rPr>
      </w:pPr>
      <w:del w:id="650" w:author="Amram, Lior" w:date="2019-06-13T14:41:00Z">
        <w:r w:rsidDel="00800DC9">
          <w:delText>​​</w:delText>
        </w:r>
      </w:del>
    </w:p>
    <w:p w:rsidR="00740317" w:rsidDel="00800DC9" w:rsidRDefault="00CA3CCA">
      <w:pPr>
        <w:divId w:val="138"/>
        <w:rPr>
          <w:del w:id="651" w:author="Amram, Lior" w:date="2019-06-13T14:41:00Z"/>
        </w:rPr>
        <w:pPrChange w:id="652" w:author="Amram, Lior" w:date="2019-06-13T14:41:00Z">
          <w:pPr>
            <w:pStyle w:val="Heading2"/>
            <w:divId w:val="138"/>
          </w:pPr>
        </w:pPrChange>
      </w:pPr>
      <w:del w:id="653" w:author="Amram, Lior" w:date="2019-06-13T14:41:00Z">
        <w:r w:rsidDel="00800DC9">
          <w:delText>Higher layer data payload over 1905</w:delText>
        </w:r>
      </w:del>
    </w:p>
    <w:p w:rsidR="00740317" w:rsidDel="00800DC9" w:rsidRDefault="00CA3CCA">
      <w:pPr>
        <w:divId w:val="138"/>
        <w:rPr>
          <w:del w:id="654" w:author="Amram, Lior" w:date="2019-06-13T14:41:00Z"/>
        </w:rPr>
      </w:pPr>
      <w:del w:id="655" w:author="Amram, Lior" w:date="2019-06-13T14:41:00Z">
        <w:r w:rsidDel="00800DC9">
          <w:delText>​​</w:delText>
        </w:r>
      </w:del>
    </w:p>
    <w:p w:rsidR="00740317" w:rsidDel="00800DC9" w:rsidRDefault="00CA3CCA">
      <w:pPr>
        <w:divId w:val="138"/>
        <w:rPr>
          <w:del w:id="656" w:author="Amram, Lior" w:date="2019-06-13T14:41:00Z"/>
        </w:rPr>
        <w:pPrChange w:id="657" w:author="Amram, Lior" w:date="2019-06-13T14:41:00Z">
          <w:pPr>
            <w:pStyle w:val="Heading1"/>
            <w:divId w:val="138"/>
          </w:pPr>
        </w:pPrChange>
      </w:pPr>
      <w:del w:id="658" w:author="Amram, Lior" w:date="2019-06-13T14:41:00Z">
        <w:r w:rsidDel="00800DC9">
          <w:delText>Appendix</w:delText>
        </w:r>
      </w:del>
    </w:p>
    <w:p w:rsidR="00740317" w:rsidDel="00800DC9" w:rsidRDefault="00CA3CCA">
      <w:pPr>
        <w:divId w:val="138"/>
        <w:rPr>
          <w:del w:id="659" w:author="Amram, Lior" w:date="2019-06-13T14:41:00Z"/>
        </w:rPr>
      </w:pPr>
      <w:del w:id="660" w:author="Amram, Lior" w:date="2019-06-13T14:41:00Z">
        <w:r w:rsidDel="00800DC9">
          <w:delText>​​</w:delText>
        </w:r>
      </w:del>
    </w:p>
    <w:p w:rsidR="00740317" w:rsidDel="00800DC9" w:rsidRDefault="00CA3CCA">
      <w:pPr>
        <w:divId w:val="138"/>
        <w:rPr>
          <w:del w:id="661" w:author="Amram, Lior" w:date="2019-06-13T14:41:00Z"/>
        </w:rPr>
        <w:pPrChange w:id="662" w:author="Amram, Lior" w:date="2019-06-13T14:41:00Z">
          <w:pPr>
            <w:pStyle w:val="Heading2"/>
            <w:divId w:val="138"/>
          </w:pPr>
        </w:pPrChange>
      </w:pPr>
      <w:del w:id="663" w:author="Amram, Lior" w:date="2019-06-13T14:41:00Z">
        <w:r w:rsidDel="00800DC9">
          <w:delText>Regulatory Domain</w:delText>
        </w:r>
      </w:del>
    </w:p>
    <w:p w:rsidR="00740317" w:rsidDel="00800DC9" w:rsidRDefault="00CA3CCA">
      <w:pPr>
        <w:divId w:val="138"/>
        <w:rPr>
          <w:del w:id="664" w:author="Amram, Lior" w:date="2019-06-13T14:41:00Z"/>
        </w:rPr>
      </w:pPr>
      <w:del w:id="665" w:author="Amram, Lior" w:date="2019-06-13T14:41:00Z">
        <w:r w:rsidDel="00800DC9">
          <w:delText>​​</w:delText>
        </w:r>
      </w:del>
    </w:p>
    <w:tbl>
      <w:tblPr>
        <w:tblStyle w:val="PolarionTableNormal"/>
        <w:tblW w:w="4513" w:type="pct"/>
        <w:jc w:val="center"/>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1654"/>
        <w:gridCol w:w="2675"/>
        <w:gridCol w:w="2451"/>
        <w:gridCol w:w="2310"/>
      </w:tblGrid>
      <w:tr w:rsidR="00740317" w:rsidDel="00800DC9">
        <w:trPr>
          <w:divId w:val="223"/>
          <w:trHeight w:val="180"/>
          <w:jc w:val="center"/>
          <w:del w:id="666" w:author="Amram, Lior" w:date="2019-06-13T14:41:00Z"/>
        </w:trPr>
        <w:tc>
          <w:tcPr>
            <w:tcW w:w="1725" w:type="dxa"/>
            <w:tcBorders>
              <w:top w:val="single" w:sz="8" w:space="0" w:color="CCCCCC"/>
              <w:left w:val="single" w:sz="8" w:space="0" w:color="CCCCCC"/>
              <w:bottom w:val="single" w:sz="8" w:space="0" w:color="CCCCCC"/>
              <w:right w:val="single" w:sz="8" w:space="0" w:color="CCCCCC"/>
            </w:tcBorders>
            <w:shd w:val="clear" w:color="auto" w:fill="F0F0F0"/>
            <w:tcMar>
              <w:top w:w="75" w:type="dxa"/>
              <w:left w:w="75" w:type="dxa"/>
              <w:bottom w:w="75" w:type="dxa"/>
              <w:right w:w="75" w:type="dxa"/>
            </w:tcMar>
          </w:tcPr>
          <w:p w:rsidR="00740317" w:rsidDel="00800DC9" w:rsidRDefault="00CA3CCA">
            <w:pPr>
              <w:divId w:val="138"/>
              <w:rPr>
                <w:del w:id="667" w:author="Amram, Lior" w:date="2019-06-13T14:41:00Z"/>
              </w:rPr>
            </w:pPr>
            <w:del w:id="668" w:author="Amram, Lior" w:date="2019-06-13T14:41:00Z">
              <w:r w:rsidDel="00800DC9">
                <w:delText>Geographic area</w:delText>
              </w:r>
            </w:del>
          </w:p>
        </w:tc>
        <w:tc>
          <w:tcPr>
            <w:tcW w:w="2760" w:type="dxa"/>
            <w:tcBorders>
              <w:top w:val="single" w:sz="8" w:space="0" w:color="CCCCCC"/>
              <w:left w:val="single" w:sz="8" w:space="0" w:color="CCCCCC"/>
              <w:bottom w:val="single" w:sz="8" w:space="0" w:color="CCCCCC"/>
              <w:right w:val="single" w:sz="8" w:space="0" w:color="CCCCCC"/>
            </w:tcBorders>
            <w:shd w:val="clear" w:color="auto" w:fill="F0F0F0"/>
            <w:tcMar>
              <w:top w:w="75" w:type="dxa"/>
              <w:left w:w="75" w:type="dxa"/>
              <w:bottom w:w="75" w:type="dxa"/>
              <w:right w:w="75" w:type="dxa"/>
            </w:tcMar>
          </w:tcPr>
          <w:p w:rsidR="00740317" w:rsidDel="00800DC9" w:rsidRDefault="00CA3CCA">
            <w:pPr>
              <w:divId w:val="138"/>
              <w:rPr>
                <w:del w:id="669" w:author="Amram, Lior" w:date="2019-06-13T14:41:00Z"/>
              </w:rPr>
            </w:pPr>
            <w:del w:id="670" w:author="Amram, Lior" w:date="2019-06-13T14:41:00Z">
              <w:r w:rsidDel="00800DC9">
                <w:delText>Approval standards</w:delText>
              </w:r>
            </w:del>
          </w:p>
        </w:tc>
        <w:tc>
          <w:tcPr>
            <w:tcW w:w="2550" w:type="dxa"/>
            <w:tcBorders>
              <w:top w:val="single" w:sz="8" w:space="0" w:color="CCCCCC"/>
              <w:left w:val="single" w:sz="8" w:space="0" w:color="CCCCCC"/>
              <w:bottom w:val="single" w:sz="8" w:space="0" w:color="CCCCCC"/>
              <w:right w:val="single" w:sz="8" w:space="0" w:color="CCCCCC"/>
            </w:tcBorders>
            <w:shd w:val="clear" w:color="auto" w:fill="F0F0F0"/>
            <w:tcMar>
              <w:top w:w="75" w:type="dxa"/>
              <w:left w:w="75" w:type="dxa"/>
              <w:bottom w:w="75" w:type="dxa"/>
              <w:right w:w="75" w:type="dxa"/>
            </w:tcMar>
          </w:tcPr>
          <w:p w:rsidR="00740317" w:rsidDel="00800DC9" w:rsidRDefault="00CA3CCA">
            <w:pPr>
              <w:divId w:val="138"/>
              <w:rPr>
                <w:del w:id="671" w:author="Amram, Lior" w:date="2019-06-13T14:41:00Z"/>
              </w:rPr>
            </w:pPr>
            <w:del w:id="672" w:author="Amram, Lior" w:date="2019-06-13T14:41:00Z">
              <w:r w:rsidDel="00800DC9">
                <w:delText>Documents</w:delText>
              </w:r>
            </w:del>
          </w:p>
        </w:tc>
        <w:tc>
          <w:tcPr>
            <w:tcW w:w="2520" w:type="dxa"/>
            <w:tcBorders>
              <w:top w:val="single" w:sz="8" w:space="0" w:color="CCCCCC"/>
              <w:left w:val="single" w:sz="8" w:space="0" w:color="CCCCCC"/>
              <w:bottom w:val="single" w:sz="8" w:space="0" w:color="CCCCCC"/>
              <w:right w:val="single" w:sz="8" w:space="0" w:color="CCCCCC"/>
            </w:tcBorders>
            <w:shd w:val="clear" w:color="auto" w:fill="F0F0F0"/>
            <w:tcMar>
              <w:top w:w="75" w:type="dxa"/>
              <w:left w:w="75" w:type="dxa"/>
              <w:bottom w:w="75" w:type="dxa"/>
              <w:right w:w="75" w:type="dxa"/>
            </w:tcMar>
          </w:tcPr>
          <w:p w:rsidR="00740317" w:rsidDel="00800DC9" w:rsidRDefault="00CA3CCA">
            <w:pPr>
              <w:divId w:val="138"/>
              <w:rPr>
                <w:del w:id="673" w:author="Amram, Lior" w:date="2019-06-13T14:41:00Z"/>
              </w:rPr>
            </w:pPr>
            <w:del w:id="674" w:author="Amram, Lior" w:date="2019-06-13T14:41:00Z">
              <w:r w:rsidDel="00800DC9">
                <w:delText>Approval authority</w:delText>
              </w:r>
            </w:del>
          </w:p>
        </w:tc>
      </w:tr>
      <w:tr w:rsidR="00740317" w:rsidDel="00800DC9">
        <w:trPr>
          <w:divId w:val="223"/>
          <w:trHeight w:val="180"/>
          <w:jc w:val="center"/>
          <w:del w:id="675" w:author="Amram, Lior" w:date="2019-06-13T14:41:00Z"/>
        </w:trPr>
        <w:tc>
          <w:tcPr>
            <w:tcW w:w="1725"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76" w:author="Amram, Lior" w:date="2019-06-13T14:41:00Z"/>
              </w:rPr>
            </w:pPr>
            <w:del w:id="677" w:author="Amram, Lior" w:date="2019-06-13T14:41:00Z">
              <w:r w:rsidDel="00800DC9">
                <w:delText>Canada</w:delText>
              </w:r>
            </w:del>
          </w:p>
        </w:tc>
        <w:tc>
          <w:tcPr>
            <w:tcW w:w="276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78" w:author="Amram, Lior" w:date="2019-06-13T14:41:00Z"/>
              </w:rPr>
            </w:pPr>
            <w:del w:id="679" w:author="Amram, Lior" w:date="2019-06-13T14:41:00Z">
              <w:r w:rsidDel="00800DC9">
                <w:delText>Minister of Industry</w:delText>
              </w:r>
            </w:del>
          </w:p>
        </w:tc>
        <w:tc>
          <w:tcPr>
            <w:tcW w:w="255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80" w:author="Amram, Lior" w:date="2019-06-13T14:41:00Z"/>
              </w:rPr>
            </w:pPr>
            <w:del w:id="681" w:author="Amram, Lior" w:date="2019-06-13T14:41:00Z">
              <w:r w:rsidDel="00800DC9">
                <w:delText>RSS-210 — Licence-exempt Radio Apparatus (All Frequency Bands): Category I Equipment</w:delText>
              </w:r>
            </w:del>
          </w:p>
        </w:tc>
        <w:tc>
          <w:tcPr>
            <w:tcW w:w="252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82" w:author="Amram, Lior" w:date="2019-06-13T14:41:00Z"/>
              </w:rPr>
            </w:pPr>
            <w:del w:id="683" w:author="Amram, Lior" w:date="2019-06-13T14:41:00Z">
              <w:r w:rsidDel="00800DC9">
                <w:delText>Industry Canada</w:delText>
              </w:r>
            </w:del>
          </w:p>
        </w:tc>
      </w:tr>
      <w:tr w:rsidR="00740317" w:rsidDel="00800DC9">
        <w:trPr>
          <w:divId w:val="223"/>
          <w:trHeight w:val="180"/>
          <w:jc w:val="center"/>
          <w:del w:id="684" w:author="Amram, Lior" w:date="2019-06-13T14:41:00Z"/>
        </w:trPr>
        <w:tc>
          <w:tcPr>
            <w:tcW w:w="1725"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85" w:author="Amram, Lior" w:date="2019-06-13T14:41:00Z"/>
              </w:rPr>
            </w:pPr>
            <w:del w:id="686" w:author="Amram, Lior" w:date="2019-06-13T14:41:00Z">
              <w:r w:rsidDel="00800DC9">
                <w:delText>China</w:delText>
              </w:r>
            </w:del>
          </w:p>
        </w:tc>
        <w:tc>
          <w:tcPr>
            <w:tcW w:w="276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87" w:author="Amram, Lior" w:date="2019-06-13T14:41:00Z"/>
              </w:rPr>
            </w:pPr>
            <w:del w:id="688" w:author="Amram, Lior" w:date="2019-06-13T14:41:00Z">
              <w:r w:rsidDel="00800DC9">
                <w:delText>Ministry of Industry and Information Technology (MIIT)</w:delText>
              </w:r>
            </w:del>
          </w:p>
        </w:tc>
        <w:tc>
          <w:tcPr>
            <w:tcW w:w="255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89" w:author="Amram, Lior" w:date="2019-06-13T14:41:00Z"/>
              </w:rPr>
            </w:pPr>
            <w:del w:id="690" w:author="Amram, Lior" w:date="2019-06-13T14:41:00Z">
              <w:r w:rsidDel="00800DC9">
                <w:delText>Xin Bu Wu [2002] #353,</w:delText>
              </w:r>
              <w:r w:rsidDel="00800DC9">
                <w:br/>
                <w:delText>Xin Bu Wu [2002] #277,</w:delText>
              </w:r>
              <w:r w:rsidDel="00800DC9">
                <w:br/>
                <w:delText>Gong Xin Bu Wu Han [2012] #620</w:delText>
              </w:r>
            </w:del>
          </w:p>
        </w:tc>
        <w:tc>
          <w:tcPr>
            <w:tcW w:w="252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91" w:author="Amram, Lior" w:date="2019-06-13T14:41:00Z"/>
              </w:rPr>
            </w:pPr>
            <w:del w:id="692" w:author="Amram, Lior" w:date="2019-06-13T14:41:00Z">
              <w:r w:rsidDel="00800DC9">
                <w:delText>MIIT</w:delText>
              </w:r>
            </w:del>
          </w:p>
        </w:tc>
      </w:tr>
      <w:tr w:rsidR="00740317" w:rsidDel="00800DC9">
        <w:trPr>
          <w:divId w:val="223"/>
          <w:trHeight w:val="180"/>
          <w:jc w:val="center"/>
          <w:del w:id="693" w:author="Amram, Lior" w:date="2019-06-13T14:41:00Z"/>
        </w:trPr>
        <w:tc>
          <w:tcPr>
            <w:tcW w:w="1725"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94" w:author="Amram, Lior" w:date="2019-06-13T14:41:00Z"/>
              </w:rPr>
            </w:pPr>
            <w:del w:id="695" w:author="Amram, Lior" w:date="2019-06-13T14:41:00Z">
              <w:r w:rsidDel="00800DC9">
                <w:delText>Europe</w:delText>
              </w:r>
            </w:del>
          </w:p>
        </w:tc>
        <w:tc>
          <w:tcPr>
            <w:tcW w:w="276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96" w:author="Amram, Lior" w:date="2019-06-13T14:41:00Z"/>
              </w:rPr>
            </w:pPr>
            <w:del w:id="697" w:author="Amram, Lior" w:date="2019-06-13T14:41:00Z">
              <w:r w:rsidDel="00800DC9">
                <w:delText>European Conference of Postal and Telecommunications (CEPT) -Administrations and its Electronic Communications Committee (ECC). Also, European Radiocommunications Office, European Telecommunications -Standards Institute (ETSI)</w:delText>
              </w:r>
            </w:del>
          </w:p>
        </w:tc>
        <w:tc>
          <w:tcPr>
            <w:tcW w:w="255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698" w:author="Amram, Lior" w:date="2019-06-13T14:41:00Z"/>
              </w:rPr>
            </w:pPr>
            <w:del w:id="699" w:author="Amram, Lior" w:date="2019-06-13T14:41:00Z">
              <w:r w:rsidDel="00800DC9">
                <w:delText>ECC DEC (04) 08, </w:delText>
              </w:r>
              <w:r w:rsidDel="00800DC9">
                <w:br/>
                <w:delText>ETSI EN 300 328 [B13],</w:delText>
              </w:r>
              <w:r w:rsidDel="00800DC9">
                <w:br/>
                <w:delText>ETSI EN 301 893,</w:delText>
              </w:r>
              <w:r w:rsidDel="00800DC9">
                <w:br/>
                <w:delText>ETSI ES 202 663 [B15],</w:delText>
              </w:r>
              <w:r w:rsidDel="00800DC9">
                <w:br/>
                <w:delText>ETSI EN 302 571 [B14], Clause 5</w:delText>
              </w:r>
            </w:del>
          </w:p>
        </w:tc>
        <w:tc>
          <w:tcPr>
            <w:tcW w:w="252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00" w:author="Amram, Lior" w:date="2019-06-13T14:41:00Z"/>
              </w:rPr>
            </w:pPr>
            <w:del w:id="701" w:author="Amram, Lior" w:date="2019-06-13T14:41:00Z">
              <w:r w:rsidDel="00800DC9">
                <w:delText>CEPT</w:delText>
              </w:r>
            </w:del>
          </w:p>
        </w:tc>
      </w:tr>
      <w:tr w:rsidR="00740317" w:rsidDel="00800DC9">
        <w:trPr>
          <w:divId w:val="223"/>
          <w:trHeight w:val="180"/>
          <w:jc w:val="center"/>
          <w:del w:id="702" w:author="Amram, Lior" w:date="2019-06-13T14:41:00Z"/>
        </w:trPr>
        <w:tc>
          <w:tcPr>
            <w:tcW w:w="1725"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03" w:author="Amram, Lior" w:date="2019-06-13T14:41:00Z"/>
              </w:rPr>
            </w:pPr>
            <w:del w:id="704" w:author="Amram, Lior" w:date="2019-06-13T14:41:00Z">
              <w:r w:rsidDel="00800DC9">
                <w:delText>Japan</w:delText>
              </w:r>
            </w:del>
          </w:p>
        </w:tc>
        <w:tc>
          <w:tcPr>
            <w:tcW w:w="276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05" w:author="Amram, Lior" w:date="2019-06-13T14:41:00Z"/>
              </w:rPr>
            </w:pPr>
            <w:del w:id="706" w:author="Amram, Lior" w:date="2019-06-13T14:41:00Z">
              <w:r w:rsidDel="00800DC9">
                <w:delText>Ministry of Internal Affairs and Communications (MIC)</w:delText>
              </w:r>
            </w:del>
          </w:p>
        </w:tc>
        <w:tc>
          <w:tcPr>
            <w:tcW w:w="255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07" w:author="Amram, Lior" w:date="2019-06-13T14:41:00Z"/>
              </w:rPr>
            </w:pPr>
            <w:del w:id="708" w:author="Amram, Lior" w:date="2019-06-13T14:41:00Z">
              <w:r w:rsidDel="00800DC9">
                <w:delText>MIC Equipment -Ordinance (EO) for Regulating Radio Equipment Articles 7, 49.20, 49.21</w:delText>
              </w:r>
            </w:del>
          </w:p>
        </w:tc>
        <w:tc>
          <w:tcPr>
            <w:tcW w:w="252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09" w:author="Amram, Lior" w:date="2019-06-13T14:41:00Z"/>
              </w:rPr>
            </w:pPr>
            <w:del w:id="710" w:author="Amram, Lior" w:date="2019-06-13T14:41:00Z">
              <w:r w:rsidDel="00800DC9">
                <w:delText>MIC</w:delText>
              </w:r>
            </w:del>
          </w:p>
        </w:tc>
      </w:tr>
      <w:tr w:rsidR="00740317" w:rsidDel="00800DC9">
        <w:trPr>
          <w:divId w:val="223"/>
          <w:trHeight w:val="180"/>
          <w:jc w:val="center"/>
          <w:del w:id="711" w:author="Amram, Lior" w:date="2019-06-13T14:41:00Z"/>
        </w:trPr>
        <w:tc>
          <w:tcPr>
            <w:tcW w:w="1725"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12" w:author="Amram, Lior" w:date="2019-06-13T14:41:00Z"/>
              </w:rPr>
            </w:pPr>
            <w:del w:id="713" w:author="Amram, Lior" w:date="2019-06-13T14:41:00Z">
              <w:r w:rsidDel="00800DC9">
                <w:delText>United States</w:delText>
              </w:r>
            </w:del>
          </w:p>
        </w:tc>
        <w:tc>
          <w:tcPr>
            <w:tcW w:w="276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14" w:author="Amram, Lior" w:date="2019-06-13T14:41:00Z"/>
              </w:rPr>
            </w:pPr>
            <w:del w:id="715" w:author="Amram, Lior" w:date="2019-06-13T14:41:00Z">
              <w:r w:rsidDel="00800DC9">
                <w:delText>Federal Communications -Commission (FCC)</w:delText>
              </w:r>
            </w:del>
          </w:p>
        </w:tc>
        <w:tc>
          <w:tcPr>
            <w:tcW w:w="255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16" w:author="Amram, Lior" w:date="2019-06-13T14:41:00Z"/>
              </w:rPr>
            </w:pPr>
            <w:del w:id="717" w:author="Amram, Lior" w:date="2019-06-13T14:41:00Z">
              <w:r w:rsidDel="00800DC9">
                <w:delText>47 CFR [B9], Part 15, Sections 15.205, 15.209, and15.247 and 15.255; and Subpart E, Sections 15.401–15.407, and Subpart H, Sections 15.701–15.716,</w:delText>
              </w:r>
              <w:r w:rsidDel="00800DC9">
                <w:br/>
                <w:delText>Section 90.210,</w:delText>
              </w:r>
              <w:r w:rsidDel="00800DC9">
                <w:br/>
                <w:delText>Sections 90.371–383,</w:delText>
              </w:r>
              <w:r w:rsidDel="00800DC9">
                <w:br/>
                <w:delText>Sections 90.1201–90.1217,</w:delText>
              </w:r>
              <w:r w:rsidDel="00800DC9">
                <w:br/>
                <w:delText>Sections 90.1301–90.1337,</w:delText>
              </w:r>
              <w:r w:rsidDel="00800DC9">
                <w:br/>
                <w:delText>Section 95.639,</w:delText>
              </w:r>
              <w:r w:rsidDel="00800DC9">
                <w:br/>
                <w:delText>Sections 95.1501–1511</w:delText>
              </w:r>
            </w:del>
          </w:p>
        </w:tc>
        <w:tc>
          <w:tcPr>
            <w:tcW w:w="2520" w:type="dxa"/>
            <w:tcBorders>
              <w:top w:val="single" w:sz="8" w:space="0" w:color="CCCCCC"/>
              <w:left w:val="single" w:sz="8" w:space="0" w:color="CCCCCC"/>
              <w:bottom w:val="single" w:sz="8" w:space="0" w:color="CCCCCC"/>
              <w:right w:val="single" w:sz="8" w:space="0" w:color="CCCCCC"/>
            </w:tcBorders>
            <w:tcMar>
              <w:top w:w="75" w:type="dxa"/>
              <w:left w:w="75" w:type="dxa"/>
              <w:bottom w:w="75" w:type="dxa"/>
              <w:right w:w="75" w:type="dxa"/>
            </w:tcMar>
          </w:tcPr>
          <w:p w:rsidR="00740317" w:rsidDel="00800DC9" w:rsidRDefault="00CA3CCA">
            <w:pPr>
              <w:divId w:val="138"/>
              <w:rPr>
                <w:del w:id="718" w:author="Amram, Lior" w:date="2019-06-13T14:41:00Z"/>
              </w:rPr>
            </w:pPr>
            <w:del w:id="719" w:author="Amram, Lior" w:date="2019-06-13T14:41:00Z">
              <w:r w:rsidDel="00800DC9">
                <w:delText>FCC</w:delText>
              </w:r>
            </w:del>
          </w:p>
        </w:tc>
      </w:tr>
    </w:tbl>
    <w:p w:rsidR="00740317" w:rsidDel="00800DC9" w:rsidRDefault="00CA3CCA">
      <w:pPr>
        <w:divId w:val="138"/>
        <w:rPr>
          <w:del w:id="720" w:author="Amram, Lior" w:date="2019-06-13T14:41:00Z"/>
        </w:rPr>
      </w:pPr>
      <w:del w:id="721" w:author="Amram, Lior" w:date="2019-06-13T14:41:00Z">
        <w:r w:rsidDel="00800DC9">
          <w:delText>​​</w:delText>
        </w:r>
      </w:del>
    </w:p>
    <w:p w:rsidR="00740317" w:rsidDel="00800DC9" w:rsidRDefault="00CA3CCA">
      <w:pPr>
        <w:divId w:val="138"/>
        <w:rPr>
          <w:del w:id="722" w:author="Amram, Lior" w:date="2019-06-13T14:41:00Z"/>
        </w:rPr>
        <w:pPrChange w:id="723" w:author="Amram, Lior" w:date="2019-06-13T14:41:00Z">
          <w:pPr>
            <w:pStyle w:val="Heading2"/>
            <w:divId w:val="138"/>
          </w:pPr>
        </w:pPrChange>
      </w:pPr>
      <w:del w:id="724" w:author="Amram, Lior" w:date="2019-06-13T14:41:00Z">
        <w:r w:rsidDel="00800DC9">
          <w:delText>Operating Class</w:delText>
        </w:r>
      </w:del>
    </w:p>
    <w:p w:rsidR="00740317" w:rsidDel="00800DC9" w:rsidRDefault="00CA3CCA">
      <w:pPr>
        <w:divId w:val="138"/>
        <w:rPr>
          <w:del w:id="725" w:author="Amram, Lior" w:date="2019-06-13T14:41:00Z"/>
        </w:rPr>
      </w:pPr>
      <w:del w:id="726" w:author="Amram, Lior" w:date="2019-06-13T14:41:00Z">
        <w:r w:rsidDel="00800DC9">
          <w:delText>The operating class is an index into a set of values for radio operation in a regulatory domain.</w:delText>
        </w:r>
      </w:del>
    </w:p>
    <w:p w:rsidR="00740317" w:rsidDel="00800DC9" w:rsidRDefault="00CA3CCA">
      <w:pPr>
        <w:divId w:val="138"/>
        <w:rPr>
          <w:del w:id="727" w:author="Amram, Lior" w:date="2019-06-13T14:41:00Z"/>
        </w:rPr>
      </w:pPr>
      <w:del w:id="728" w:author="Amram, Lior" w:date="2019-06-13T14:41:00Z">
        <w:r w:rsidDel="00800DC9">
          <w:delText>The channel starting frequency variable is a frequency, used together with an operating class number and a channel number, to calculate a channel center frequency.For china the channel starting frequency is not defined by the operating class and is derived from regulation. Channel spacing is the frequency difference between non overlapping adjacent channel center frequencies when using the maximum bandwidth of one frequency segment allowed for this operating class.</w:delText>
        </w:r>
      </w:del>
    </w:p>
    <w:p w:rsidR="00740317" w:rsidDel="00800DC9" w:rsidRDefault="00CA3CCA">
      <w:pPr>
        <w:divId w:val="138"/>
        <w:rPr>
          <w:del w:id="729" w:author="Amram, Lior" w:date="2019-06-13T14:41:00Z"/>
        </w:rPr>
      </w:pPr>
      <w:del w:id="730" w:author="Amram, Lior" w:date="2019-06-13T14:41:00Z">
        <w:r w:rsidDel="00800DC9">
          <w:delText>The channel set is the list of integer channel numbers that are legal for a regulatory domain and class. A “—” in the Channel set column of the operating classes tables indicates either that the values in the channel center frequency index field apply for calculating channel center frequencies of this operating class, or where both the channel set field and the channel center frequency index field are “—” indicates that the channel set is not defined by the operating class and is derived from regulation.</w:delText>
        </w:r>
      </w:del>
    </w:p>
    <w:p w:rsidR="00740317" w:rsidDel="00800DC9" w:rsidRDefault="00CA3CCA">
      <w:pPr>
        <w:divId w:val="138"/>
        <w:rPr>
          <w:del w:id="731" w:author="Amram, Lior" w:date="2019-06-13T14:41:00Z"/>
        </w:rPr>
      </w:pPr>
      <w:del w:id="732" w:author="Amram, Lior" w:date="2019-06-13T14:41:00Z">
        <w:r w:rsidDel="00800DC9">
          <w:delText>The channel center frequency index is the set of integer channel numbers that correspond to frequency segments and that are allowed for the operating class. A“—”in the Channel center frequency index column of the operating classes tables indicates either that the values in the channel set field apply for calculating channel center frequencies of this operating class or, when both the Channel set and the Channel center frequency index column of the operating classes tables are “—”,indicates that the channel center frequency index is not defined by the operating class and is derived from regulation.</w:delText>
        </w:r>
      </w:del>
    </w:p>
    <w:p w:rsidR="00740317" w:rsidDel="00800DC9" w:rsidRDefault="00CA3CCA">
      <w:pPr>
        <w:divId w:val="138"/>
        <w:rPr>
          <w:del w:id="733" w:author="Amram, Lior" w:date="2019-06-13T14:41:00Z"/>
        </w:rPr>
      </w:pPr>
      <w:del w:id="734" w:author="Amram, Lior" w:date="2019-06-13T14:41:00Z">
        <w:r w:rsidDel="00800DC9">
          <w:delText>​​</w:delText>
        </w:r>
      </w:del>
    </w:p>
    <w:p w:rsidR="00740317" w:rsidDel="00800DC9" w:rsidRDefault="00CA3CCA">
      <w:pPr>
        <w:divId w:val="138"/>
        <w:rPr>
          <w:del w:id="735" w:author="Amram, Lior" w:date="2019-06-13T14:41:00Z"/>
        </w:rPr>
      </w:pPr>
      <w:del w:id="736" w:author="Amram, Lior" w:date="2019-06-13T14:41:00Z">
        <w:r w:rsidDel="00800DC9">
          <w:rPr>
            <w:b/>
            <w:u w:val="single"/>
          </w:rPr>
          <w:delText>Global operating classes </w:delText>
        </w:r>
      </w:del>
    </w:p>
    <w:tbl>
      <w:tblPr>
        <w:tblStyle w:val="PolarionTableNormal"/>
        <w:tblW w:w="0" w:type="auto"/>
        <w:tblLook w:val="04A0" w:firstRow="1" w:lastRow="0" w:firstColumn="1" w:lastColumn="0" w:noHBand="0" w:noVBand="1"/>
      </w:tblPr>
      <w:tblGrid>
        <w:gridCol w:w="1185"/>
        <w:gridCol w:w="1575"/>
        <w:gridCol w:w="1196"/>
        <w:gridCol w:w="1096"/>
        <w:gridCol w:w="1130"/>
        <w:gridCol w:w="1196"/>
        <w:gridCol w:w="2660"/>
      </w:tblGrid>
      <w:tr w:rsidR="00740317" w:rsidDel="00800DC9">
        <w:trPr>
          <w:divId w:val="232"/>
          <w:trHeight w:val="1440"/>
          <w:del w:id="737" w:author="Amram, Lior" w:date="2019-06-13T14:41:00Z"/>
        </w:trPr>
        <w:tc>
          <w:tcPr>
            <w:tcW w:w="1100" w:type="dxa"/>
            <w:tcBorders>
              <w:top w:val="single" w:sz="16" w:space="0" w:color="auto"/>
              <w:left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38" w:author="Amram, Lior" w:date="2019-06-13T14:41:00Z"/>
              </w:rPr>
            </w:pPr>
            <w:del w:id="739" w:author="Amram, Lior" w:date="2019-06-13T14:41:00Z">
              <w:r w:rsidDel="00800DC9">
                <w:rPr>
                  <w:b/>
                </w:rPr>
                <w:delText>Operating class</w:delText>
              </w:r>
              <w:r w:rsidDel="00800DC9">
                <w:br/>
              </w:r>
            </w:del>
          </w:p>
        </w:tc>
        <w:tc>
          <w:tcPr>
            <w:tcW w:w="110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40" w:author="Amram, Lior" w:date="2019-06-13T14:41:00Z"/>
              </w:rPr>
            </w:pPr>
            <w:del w:id="741" w:author="Amram, Lior" w:date="2019-06-13T14:41:00Z">
              <w:r w:rsidDel="00800DC9">
                <w:rPr>
                  <w:b/>
                </w:rPr>
                <w:delText>Nonglobal operating class(es)</w:delText>
              </w:r>
              <w:r w:rsidDel="00800DC9">
                <w:br/>
              </w:r>
            </w:del>
          </w:p>
        </w:tc>
        <w:tc>
          <w:tcPr>
            <w:tcW w:w="102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42" w:author="Amram, Lior" w:date="2019-06-13T14:41:00Z"/>
              </w:rPr>
            </w:pPr>
            <w:del w:id="743" w:author="Amram, Lior" w:date="2019-06-13T14:41:00Z">
              <w:r w:rsidDel="00800DC9">
                <w:rPr>
                  <w:b/>
                </w:rPr>
                <w:delText>Channel starting frequency (GHz)</w:delText>
              </w:r>
              <w:r w:rsidDel="00800DC9">
                <w:br/>
              </w:r>
            </w:del>
          </w:p>
        </w:tc>
        <w:tc>
          <w:tcPr>
            <w:tcW w:w="96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44" w:author="Amram, Lior" w:date="2019-06-13T14:41:00Z"/>
              </w:rPr>
            </w:pPr>
            <w:del w:id="745" w:author="Amram, Lior" w:date="2019-06-13T14:41:00Z">
              <w:r w:rsidDel="00800DC9">
                <w:rPr>
                  <w:b/>
                </w:rPr>
                <w:delText>Channel spacing (MHz)</w:delText>
              </w:r>
              <w:r w:rsidDel="00800DC9">
                <w:br/>
              </w:r>
            </w:del>
          </w:p>
        </w:tc>
        <w:tc>
          <w:tcPr>
            <w:tcW w:w="96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46" w:author="Amram, Lior" w:date="2019-06-13T14:41:00Z"/>
              </w:rPr>
            </w:pPr>
            <w:del w:id="747" w:author="Amram, Lior" w:date="2019-06-13T14:41:00Z">
              <w:r w:rsidDel="00800DC9">
                <w:rPr>
                  <w:b/>
                </w:rPr>
                <w:delText>Channel set</w:delText>
              </w:r>
              <w:r w:rsidDel="00800DC9">
                <w:br/>
              </w:r>
            </w:del>
          </w:p>
        </w:tc>
        <w:tc>
          <w:tcPr>
            <w:tcW w:w="108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48" w:author="Amram, Lior" w:date="2019-06-13T14:41:00Z"/>
              </w:rPr>
            </w:pPr>
            <w:del w:id="749" w:author="Amram, Lior" w:date="2019-06-13T14:41:00Z">
              <w:r w:rsidDel="00800DC9">
                <w:rPr>
                  <w:b/>
                </w:rPr>
                <w:delText>Channel center frequency index</w:delText>
              </w:r>
              <w:r w:rsidDel="00800DC9">
                <w:br/>
              </w:r>
            </w:del>
          </w:p>
        </w:tc>
        <w:tc>
          <w:tcPr>
            <w:tcW w:w="1080" w:type="dxa"/>
            <w:tcBorders>
              <w:top w:val="single" w:sz="16" w:space="0" w:color="auto"/>
              <w:bottom w:val="single" w:sz="16" w:space="0" w:color="auto"/>
              <w:right w:val="single" w:sz="8" w:space="0" w:color="auto"/>
            </w:tcBorders>
            <w:tcMar>
              <w:top w:w="160" w:type="dxa"/>
              <w:left w:w="120" w:type="dxa"/>
              <w:bottom w:w="100" w:type="dxa"/>
              <w:right w:w="120" w:type="dxa"/>
            </w:tcMar>
          </w:tcPr>
          <w:p w:rsidR="00740317" w:rsidDel="00800DC9" w:rsidRDefault="00CA3CCA">
            <w:pPr>
              <w:divId w:val="138"/>
              <w:rPr>
                <w:del w:id="750" w:author="Amram, Lior" w:date="2019-06-13T14:41:00Z"/>
              </w:rPr>
            </w:pPr>
            <w:del w:id="751" w:author="Amram, Lior" w:date="2019-06-13T14:41:00Z">
              <w:r w:rsidDel="00800DC9">
                <w:rPr>
                  <w:rFonts w:cs="Arial"/>
                  <w:b/>
                  <w:szCs w:val="20"/>
                </w:rPr>
                <w:delText>Behavior limits set</w:delText>
              </w:r>
            </w:del>
          </w:p>
        </w:tc>
      </w:tr>
      <w:tr w:rsidR="00740317" w:rsidDel="00800DC9">
        <w:trPr>
          <w:divId w:val="232"/>
          <w:trHeight w:val="360"/>
          <w:del w:id="75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53" w:author="Amram, Lior" w:date="2019-06-13T14:41:00Z"/>
              </w:rPr>
            </w:pPr>
            <w:del w:id="754" w:author="Amram, Lior" w:date="2019-06-13T14:41:00Z">
              <w:r w:rsidDel="00800DC9">
                <w:delText>1–80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55" w:author="Amram, Lior" w:date="2019-06-13T14:41:00Z"/>
              </w:rPr>
            </w:pPr>
            <w:del w:id="75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57" w:author="Amram, Lior" w:date="2019-06-13T14:41:00Z"/>
              </w:rPr>
            </w:pPr>
            <w:del w:id="758"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59" w:author="Amram, Lior" w:date="2019-06-13T14:41:00Z"/>
              </w:rPr>
            </w:pPr>
            <w:del w:id="760"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61" w:author="Amram, Lior" w:date="2019-06-13T14:41:00Z"/>
              </w:rPr>
            </w:pPr>
            <w:del w:id="762"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63" w:author="Amram, Lior" w:date="2019-06-13T14:41:00Z"/>
              </w:rPr>
            </w:pPr>
            <w:del w:id="76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65" w:author="Amram, Lior" w:date="2019-06-13T14:41:00Z"/>
              </w:rPr>
            </w:pPr>
            <w:del w:id="766" w:author="Amram, Lior" w:date="2019-06-13T14:41:00Z">
              <w:r w:rsidDel="00800DC9">
                <w:rPr>
                  <w:rFonts w:ascii="Times New Roman" w:hAnsi="Times New Roman" w:cs="Times New Roman"/>
                  <w:sz w:val="18"/>
                  <w:szCs w:val="18"/>
                </w:rPr>
                <w:delText>Reserved</w:delText>
              </w:r>
            </w:del>
          </w:p>
        </w:tc>
      </w:tr>
      <w:tr w:rsidR="00740317" w:rsidDel="00800DC9">
        <w:trPr>
          <w:divId w:val="232"/>
          <w:trHeight w:val="960"/>
          <w:del w:id="76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68" w:author="Amram, Lior" w:date="2019-06-13T14:41:00Z"/>
              </w:rPr>
            </w:pPr>
            <w:del w:id="769" w:author="Amram, Lior" w:date="2019-06-13T14:41:00Z">
              <w:r w:rsidDel="00800DC9">
                <w:delText>81</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70" w:author="Amram, Lior" w:date="2019-06-13T14:41:00Z"/>
              </w:rPr>
            </w:pPr>
            <w:del w:id="771" w:author="Amram, Lior" w:date="2019-06-13T14:41:00Z">
              <w:r w:rsidDel="00800DC9">
                <w:delText>E-1-12,</w:delText>
              </w:r>
              <w:r w:rsidDel="00800DC9">
                <w:br/>
                <w:delText>E-2-4,</w:delText>
              </w:r>
              <w:r w:rsidDel="00800DC9">
                <w:br/>
                <w:delText>E-3-30,</w:delText>
              </w:r>
              <w:r w:rsidDel="00800DC9">
                <w:br/>
                <w:delText>E-5-7</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72" w:author="Amram, Lior" w:date="2019-06-13T14:41:00Z"/>
              </w:rPr>
            </w:pPr>
            <w:del w:id="773" w:author="Amram, Lior" w:date="2019-06-13T14:41:00Z">
              <w:r w:rsidDel="00800DC9">
                <w:delText>2.407</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74" w:author="Amram, Lior" w:date="2019-06-13T14:41:00Z"/>
              </w:rPr>
            </w:pPr>
            <w:del w:id="775" w:author="Amram, Lior" w:date="2019-06-13T14:41:00Z">
              <w:r w:rsidDel="00800DC9">
                <w:delText>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76" w:author="Amram, Lior" w:date="2019-06-13T14:41:00Z"/>
              </w:rPr>
            </w:pPr>
            <w:del w:id="777" w:author="Amram, Lior" w:date="2019-06-13T14:41:00Z">
              <w:r w:rsidDel="00800DC9">
                <w:delText>1, 2, 3, 4, 5, 6, 7, 8, 9, 10, 11, 12, 13</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78" w:author="Amram, Lior" w:date="2019-06-13T14:41:00Z"/>
              </w:rPr>
            </w:pPr>
            <w:del w:id="77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80" w:author="Amram, Lior" w:date="2019-06-13T14:41:00Z"/>
              </w:rPr>
            </w:pPr>
            <w:del w:id="781" w:author="Amram, Lior" w:date="2019-06-13T14:41:00Z">
              <w:r w:rsidDel="00800DC9">
                <w:delText>—</w:delText>
              </w:r>
            </w:del>
          </w:p>
        </w:tc>
      </w:tr>
      <w:tr w:rsidR="00740317" w:rsidDel="00800DC9">
        <w:trPr>
          <w:divId w:val="232"/>
          <w:trHeight w:val="360"/>
          <w:del w:id="78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83" w:author="Amram, Lior" w:date="2019-06-13T14:41:00Z"/>
              </w:rPr>
            </w:pPr>
            <w:del w:id="784" w:author="Amram, Lior" w:date="2019-06-13T14:41:00Z">
              <w:r w:rsidDel="00800DC9">
                <w:delText>82</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85" w:author="Amram, Lior" w:date="2019-06-13T14:41:00Z"/>
              </w:rPr>
            </w:pPr>
            <w:del w:id="786" w:author="Amram, Lior" w:date="2019-06-13T14:41:00Z">
              <w:r w:rsidDel="00800DC9">
                <w:delText>E-3-31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87" w:author="Amram, Lior" w:date="2019-06-13T14:41:00Z"/>
              </w:rPr>
            </w:pPr>
            <w:del w:id="788" w:author="Amram, Lior" w:date="2019-06-13T14:41:00Z">
              <w:r w:rsidDel="00800DC9">
                <w:delText>2.414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89" w:author="Amram, Lior" w:date="2019-06-13T14:41:00Z"/>
              </w:rPr>
            </w:pPr>
            <w:del w:id="790" w:author="Amram, Lior" w:date="2019-06-13T14:41:00Z">
              <w:r w:rsidDel="00800DC9">
                <w:delText>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91" w:author="Amram, Lior" w:date="2019-06-13T14:41:00Z"/>
              </w:rPr>
            </w:pPr>
            <w:del w:id="792" w:author="Amram, Lior" w:date="2019-06-13T14:41:00Z">
              <w:r w:rsidDel="00800DC9">
                <w:delText>14</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93" w:author="Amram, Lior" w:date="2019-06-13T14:41:00Z"/>
              </w:rPr>
            </w:pPr>
            <w:del w:id="79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95" w:author="Amram, Lior" w:date="2019-06-13T14:41:00Z"/>
              </w:rPr>
            </w:pPr>
            <w:del w:id="796" w:author="Amram, Lior" w:date="2019-06-13T14:41:00Z">
              <w:r w:rsidDel="00800DC9">
                <w:delText>—</w:delText>
              </w:r>
            </w:del>
          </w:p>
        </w:tc>
      </w:tr>
      <w:tr w:rsidR="00740317" w:rsidDel="00800DC9">
        <w:trPr>
          <w:divId w:val="232"/>
          <w:trHeight w:val="960"/>
          <w:del w:id="79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798" w:author="Amram, Lior" w:date="2019-06-13T14:41:00Z"/>
              </w:rPr>
            </w:pPr>
            <w:del w:id="799" w:author="Amram, Lior" w:date="2019-06-13T14:41:00Z">
              <w:r w:rsidDel="00800DC9">
                <w:delText>83</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00" w:author="Amram, Lior" w:date="2019-06-13T14:41:00Z"/>
              </w:rPr>
            </w:pPr>
            <w:del w:id="801" w:author="Amram, Lior" w:date="2019-06-13T14:41:00Z">
              <w:r w:rsidDel="00800DC9">
                <w:delText>E-1-32,</w:delText>
              </w:r>
              <w:r w:rsidDel="00800DC9">
                <w:br/>
                <w:delText>E-2-11,</w:delText>
              </w:r>
              <w:r w:rsidDel="00800DC9">
                <w:br/>
                <w:delText>E-3-56,</w:delText>
              </w:r>
              <w:r w:rsidDel="00800DC9">
                <w:br/>
                <w:delText>E-5-8</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02" w:author="Amram, Lior" w:date="2019-06-13T14:41:00Z"/>
              </w:rPr>
            </w:pPr>
            <w:del w:id="803" w:author="Amram, Lior" w:date="2019-06-13T14:41:00Z">
              <w:r w:rsidDel="00800DC9">
                <w:delText>2.407</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04" w:author="Amram, Lior" w:date="2019-06-13T14:41:00Z"/>
              </w:rPr>
            </w:pPr>
            <w:del w:id="80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06" w:author="Amram, Lior" w:date="2019-06-13T14:41:00Z"/>
              </w:rPr>
            </w:pPr>
            <w:del w:id="807" w:author="Amram, Lior" w:date="2019-06-13T14:41:00Z">
              <w:r w:rsidDel="00800DC9">
                <w:delText>1, 2, 3, 4, 5, 6, 7, 8, 9</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08" w:author="Amram, Lior" w:date="2019-06-13T14:41:00Z"/>
              </w:rPr>
            </w:pPr>
            <w:del w:id="80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10" w:author="Amram, Lior" w:date="2019-06-13T14:41:00Z"/>
              </w:rPr>
            </w:pPr>
            <w:del w:id="811" w:author="Amram, Lior" w:date="2019-06-13T14:41:00Z">
              <w:r w:rsidDel="00800DC9">
                <w:rPr>
                  <w:rFonts w:ascii="Times New Roman" w:hAnsi="Times New Roman" w:cs="Times New Roman"/>
                  <w:sz w:val="18"/>
                  <w:szCs w:val="18"/>
                </w:rPr>
                <w:delText>PrimaryChannelLowerBehavior</w:delText>
              </w:r>
            </w:del>
          </w:p>
        </w:tc>
      </w:tr>
      <w:tr w:rsidR="00740317" w:rsidDel="00800DC9">
        <w:trPr>
          <w:divId w:val="232"/>
          <w:trHeight w:val="960"/>
          <w:del w:id="81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13" w:author="Amram, Lior" w:date="2019-06-13T14:41:00Z"/>
              </w:rPr>
            </w:pPr>
            <w:del w:id="814" w:author="Amram, Lior" w:date="2019-06-13T14:41:00Z">
              <w:r w:rsidDel="00800DC9">
                <w:delText>84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15" w:author="Amram, Lior" w:date="2019-06-13T14:41:00Z"/>
              </w:rPr>
            </w:pPr>
            <w:del w:id="816" w:author="Amram, Lior" w:date="2019-06-13T14:41:00Z">
              <w:r w:rsidDel="00800DC9">
                <w:delText>E-1-33,</w:delText>
              </w:r>
              <w:r w:rsidDel="00800DC9">
                <w:br/>
                <w:delText>E-2-12,</w:delText>
              </w:r>
              <w:r w:rsidDel="00800DC9">
                <w:br/>
                <w:delText>E-3-57,</w:delText>
              </w:r>
              <w:r w:rsidDel="00800DC9">
                <w:br/>
                <w:delText>E-5-9</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17" w:author="Amram, Lior" w:date="2019-06-13T14:41:00Z"/>
              </w:rPr>
            </w:pPr>
            <w:del w:id="818" w:author="Amram, Lior" w:date="2019-06-13T14:41:00Z">
              <w:r w:rsidDel="00800DC9">
                <w:delText>2.407</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19" w:author="Amram, Lior" w:date="2019-06-13T14:41:00Z"/>
              </w:rPr>
            </w:pPr>
            <w:del w:id="82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21" w:author="Amram, Lior" w:date="2019-06-13T14:41:00Z"/>
              </w:rPr>
            </w:pPr>
            <w:del w:id="822" w:author="Amram, Lior" w:date="2019-06-13T14:41:00Z">
              <w:r w:rsidDel="00800DC9">
                <w:delText>5, 6, 7, 8, 9, 10, 11, 12, 13</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23" w:author="Amram, Lior" w:date="2019-06-13T14:41:00Z"/>
              </w:rPr>
            </w:pPr>
            <w:del w:id="82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25" w:author="Amram, Lior" w:date="2019-06-13T14:41:00Z"/>
              </w:rPr>
            </w:pPr>
            <w:del w:id="826" w:author="Amram, Lior" w:date="2019-06-13T14:41:00Z">
              <w:r w:rsidDel="00800DC9">
                <w:rPr>
                  <w:rFonts w:ascii="Times New Roman" w:hAnsi="Times New Roman" w:cs="Times New Roman"/>
                  <w:sz w:val="18"/>
                  <w:szCs w:val="18"/>
                </w:rPr>
                <w:delText>PrimaryChannelUpperBehavior</w:delText>
              </w:r>
            </w:del>
          </w:p>
        </w:tc>
      </w:tr>
      <w:tr w:rsidR="00740317" w:rsidDel="00800DC9">
        <w:trPr>
          <w:divId w:val="232"/>
          <w:trHeight w:val="360"/>
          <w:del w:id="82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28" w:author="Amram, Lior" w:date="2019-06-13T14:41:00Z"/>
              </w:rPr>
            </w:pPr>
            <w:del w:id="829" w:author="Amram, Lior" w:date="2019-06-13T14:41:00Z">
              <w:r w:rsidDel="00800DC9">
                <w:delText>85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30" w:author="Amram, Lior" w:date="2019-06-13T14:41:00Z"/>
              </w:rPr>
            </w:pPr>
            <w:del w:id="83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32" w:author="Amram, Lior" w:date="2019-06-13T14:41:00Z"/>
              </w:rPr>
            </w:pPr>
            <w:del w:id="833" w:author="Amram, Lior" w:date="2019-06-13T14:41:00Z">
              <w:r w:rsidDel="00800DC9">
                <w:delText>—</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34" w:author="Amram, Lior" w:date="2019-06-13T14:41:00Z"/>
              </w:rPr>
            </w:pPr>
            <w:del w:id="835" w:author="Amram, Lior" w:date="2019-06-13T14:41:00Z">
              <w:r w:rsidDel="00800DC9">
                <w:delText>6, 7, 8</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36" w:author="Amram, Lior" w:date="2019-06-13T14:41:00Z"/>
              </w:rPr>
            </w:pPr>
            <w:del w:id="837"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38" w:author="Amram, Lior" w:date="2019-06-13T14:41:00Z"/>
              </w:rPr>
            </w:pPr>
            <w:del w:id="83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40" w:author="Amram, Lior" w:date="2019-06-13T14:41:00Z"/>
              </w:rPr>
            </w:pPr>
            <w:del w:id="841" w:author="Amram, Lior" w:date="2019-06-13T14:41:00Z">
              <w:r w:rsidDel="00800DC9">
                <w:rPr>
                  <w:rFonts w:ascii="Times New Roman" w:hAnsi="Times New Roman" w:cs="Times New Roman"/>
                  <w:sz w:val="18"/>
                  <w:szCs w:val="18"/>
                </w:rPr>
                <w:delText>GeoDB</w:delText>
              </w:r>
            </w:del>
          </w:p>
        </w:tc>
      </w:tr>
      <w:tr w:rsidR="00740317" w:rsidDel="00800DC9">
        <w:trPr>
          <w:divId w:val="232"/>
          <w:trHeight w:val="360"/>
          <w:del w:id="84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43" w:author="Amram, Lior" w:date="2019-06-13T14:41:00Z"/>
              </w:rPr>
            </w:pPr>
            <w:del w:id="844" w:author="Amram, Lior" w:date="2019-06-13T14:41:00Z">
              <w:r w:rsidDel="00800DC9">
                <w:delText>86</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45" w:author="Amram, Lior" w:date="2019-06-13T14:41:00Z"/>
              </w:rPr>
            </w:pPr>
            <w:del w:id="84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47" w:author="Amram, Lior" w:date="2019-06-13T14:41:00Z"/>
              </w:rPr>
            </w:pPr>
            <w:del w:id="848" w:author="Amram, Lior" w:date="2019-06-13T14:41:00Z">
              <w:r w:rsidDel="00800DC9">
                <w:delText>—</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49" w:author="Amram, Lior" w:date="2019-06-13T14:41:00Z"/>
              </w:rPr>
            </w:pPr>
            <w:del w:id="850" w:author="Amram, Lior" w:date="2019-06-13T14:41:00Z">
              <w:r w:rsidDel="00800DC9">
                <w:delText>12, 14, 16</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51" w:author="Amram, Lior" w:date="2019-06-13T14:41:00Z"/>
              </w:rPr>
            </w:pPr>
            <w:del w:id="852"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53" w:author="Amram, Lior" w:date="2019-06-13T14:41:00Z"/>
              </w:rPr>
            </w:pPr>
            <w:del w:id="85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55" w:author="Amram, Lior" w:date="2019-06-13T14:41:00Z"/>
              </w:rPr>
            </w:pPr>
            <w:del w:id="856" w:author="Amram, Lior" w:date="2019-06-13T14:41:00Z">
              <w:r w:rsidDel="00800DC9">
                <w:rPr>
                  <w:rFonts w:ascii="Times New Roman" w:hAnsi="Times New Roman" w:cs="Times New Roman"/>
                  <w:sz w:val="18"/>
                  <w:szCs w:val="18"/>
                </w:rPr>
                <w:delText>GeoDB</w:delText>
              </w:r>
            </w:del>
          </w:p>
        </w:tc>
      </w:tr>
      <w:tr w:rsidR="00740317" w:rsidDel="00800DC9">
        <w:trPr>
          <w:divId w:val="232"/>
          <w:trHeight w:val="360"/>
          <w:del w:id="85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58" w:author="Amram, Lior" w:date="2019-06-13T14:41:00Z"/>
              </w:rPr>
            </w:pPr>
            <w:del w:id="859" w:author="Amram, Lior" w:date="2019-06-13T14:41:00Z">
              <w:r w:rsidDel="00800DC9">
                <w:delText>87</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60" w:author="Amram, Lior" w:date="2019-06-13T14:41:00Z"/>
              </w:rPr>
            </w:pPr>
            <w:del w:id="86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62" w:author="Amram, Lior" w:date="2019-06-13T14:41:00Z"/>
              </w:rPr>
            </w:pPr>
            <w:del w:id="863" w:author="Amram, Lior" w:date="2019-06-13T14:41:00Z">
              <w:r w:rsidDel="00800DC9">
                <w:delText>—</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64" w:author="Amram, Lior" w:date="2019-06-13T14:41:00Z"/>
              </w:rPr>
            </w:pPr>
            <w:del w:id="865" w:author="Amram, Lior" w:date="2019-06-13T14:41:00Z">
              <w:r w:rsidDel="00800DC9">
                <w:delText>24, 28, 32</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66" w:author="Amram, Lior" w:date="2019-06-13T14:41:00Z"/>
              </w:rPr>
            </w:pPr>
            <w:del w:id="867"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68" w:author="Amram, Lior" w:date="2019-06-13T14:41:00Z"/>
              </w:rPr>
            </w:pPr>
            <w:del w:id="86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70" w:author="Amram, Lior" w:date="2019-06-13T14:41:00Z"/>
              </w:rPr>
            </w:pPr>
            <w:del w:id="871" w:author="Amram, Lior" w:date="2019-06-13T14:41:00Z">
              <w:r w:rsidDel="00800DC9">
                <w:rPr>
                  <w:rFonts w:ascii="Times New Roman" w:hAnsi="Times New Roman" w:cs="Times New Roman"/>
                  <w:sz w:val="18"/>
                  <w:szCs w:val="18"/>
                </w:rPr>
                <w:delText>GeoDB</w:delText>
              </w:r>
            </w:del>
          </w:p>
        </w:tc>
      </w:tr>
      <w:tr w:rsidR="00740317" w:rsidDel="00800DC9">
        <w:trPr>
          <w:divId w:val="232"/>
          <w:trHeight w:val="360"/>
          <w:del w:id="87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73" w:author="Amram, Lior" w:date="2019-06-13T14:41:00Z"/>
              </w:rPr>
            </w:pPr>
            <w:del w:id="874" w:author="Amram, Lior" w:date="2019-06-13T14:41:00Z">
              <w:r w:rsidDel="00800DC9">
                <w:delText>88-93</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75" w:author="Amram, Lior" w:date="2019-06-13T14:41:00Z"/>
              </w:rPr>
            </w:pPr>
            <w:del w:id="87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77" w:author="Amram, Lior" w:date="2019-06-13T14:41:00Z"/>
              </w:rPr>
            </w:pPr>
            <w:del w:id="878"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79" w:author="Amram, Lior" w:date="2019-06-13T14:41:00Z"/>
              </w:rPr>
            </w:pPr>
            <w:del w:id="880"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81" w:author="Amram, Lior" w:date="2019-06-13T14:41:00Z"/>
              </w:rPr>
            </w:pPr>
            <w:del w:id="882"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83" w:author="Amram, Lior" w:date="2019-06-13T14:41:00Z"/>
              </w:rPr>
            </w:pPr>
            <w:del w:id="884"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85" w:author="Amram, Lior" w:date="2019-06-13T14:41:00Z"/>
              </w:rPr>
            </w:pPr>
            <w:del w:id="886" w:author="Amram, Lior" w:date="2019-06-13T14:41:00Z">
              <w:r w:rsidDel="00800DC9">
                <w:rPr>
                  <w:rFonts w:ascii="Times New Roman" w:hAnsi="Times New Roman" w:cs="Times New Roman"/>
                  <w:sz w:val="18"/>
                  <w:szCs w:val="18"/>
                </w:rPr>
                <w:delText>Reserved</w:delText>
              </w:r>
            </w:del>
          </w:p>
        </w:tc>
      </w:tr>
      <w:tr w:rsidR="00740317" w:rsidDel="00800DC9">
        <w:trPr>
          <w:divId w:val="232"/>
          <w:trHeight w:val="360"/>
          <w:del w:id="88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88" w:author="Amram, Lior" w:date="2019-06-13T14:41:00Z"/>
              </w:rPr>
            </w:pPr>
            <w:del w:id="889" w:author="Amram, Lior" w:date="2019-06-13T14:41:00Z">
              <w:r w:rsidDel="00800DC9">
                <w:delText>94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90" w:author="Amram, Lior" w:date="2019-06-13T14:41:00Z"/>
              </w:rPr>
            </w:pPr>
            <w:del w:id="891" w:author="Amram, Lior" w:date="2019-06-13T14:41:00Z">
              <w:r w:rsidDel="00800DC9">
                <w:delText>E-1-13</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92" w:author="Amram, Lior" w:date="2019-06-13T14:41:00Z"/>
              </w:rPr>
            </w:pPr>
            <w:del w:id="893" w:author="Amram, Lior" w:date="2019-06-13T14:41:00Z">
              <w:r w:rsidDel="00800DC9">
                <w:delText>3</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94" w:author="Amram, Lior" w:date="2019-06-13T14:41:00Z"/>
              </w:rPr>
            </w:pPr>
            <w:del w:id="89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96" w:author="Amram, Lior" w:date="2019-06-13T14:41:00Z"/>
              </w:rPr>
            </w:pPr>
            <w:del w:id="897" w:author="Amram, Lior" w:date="2019-06-13T14:41:00Z">
              <w:r w:rsidDel="00800DC9">
                <w:delText>133, 137</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898" w:author="Amram, Lior" w:date="2019-06-13T14:41:00Z"/>
              </w:rPr>
            </w:pPr>
            <w:del w:id="89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00" w:author="Amram, Lior" w:date="2019-06-13T14:41:00Z"/>
              </w:rPr>
            </w:pPr>
            <w:del w:id="901" w:author="Amram, Lior" w:date="2019-06-13T14:41:00Z">
              <w:r w:rsidDel="00800DC9">
                <w:rPr>
                  <w:rFonts w:ascii="Times New Roman" w:hAnsi="Times New Roman" w:cs="Times New Roman"/>
                  <w:sz w:val="18"/>
                  <w:szCs w:val="18"/>
                </w:rPr>
                <w:delText>CCA-EDBehavior</w:delText>
              </w:r>
            </w:del>
          </w:p>
        </w:tc>
      </w:tr>
      <w:tr w:rsidR="00740317" w:rsidDel="00800DC9">
        <w:trPr>
          <w:divId w:val="232"/>
          <w:trHeight w:val="560"/>
          <w:del w:id="90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03" w:author="Amram, Lior" w:date="2019-06-13T14:41:00Z"/>
              </w:rPr>
            </w:pPr>
            <w:del w:id="904" w:author="Amram, Lior" w:date="2019-06-13T14:41:00Z">
              <w:r w:rsidDel="00800DC9">
                <w:delText>95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05" w:author="Amram, Lior" w:date="2019-06-13T14:41:00Z"/>
              </w:rPr>
            </w:pPr>
            <w:del w:id="906" w:author="Amram, Lior" w:date="2019-06-13T14:41:00Z">
              <w:r w:rsidDel="00800DC9">
                <w:delText>E-1-14</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07" w:author="Amram, Lior" w:date="2019-06-13T14:41:00Z"/>
              </w:rPr>
            </w:pPr>
            <w:del w:id="908" w:author="Amram, Lior" w:date="2019-06-13T14:41:00Z">
              <w:r w:rsidDel="00800DC9">
                <w:delText>3</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09" w:author="Amram, Lior" w:date="2019-06-13T14:41:00Z"/>
              </w:rPr>
            </w:pPr>
            <w:del w:id="910" w:author="Amram, Lior" w:date="2019-06-13T14:41:00Z">
              <w:r w:rsidDel="00800DC9">
                <w:delText>10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11" w:author="Amram, Lior" w:date="2019-06-13T14:41:00Z"/>
              </w:rPr>
            </w:pPr>
            <w:del w:id="912" w:author="Amram, Lior" w:date="2019-06-13T14:41:00Z">
              <w:r w:rsidDel="00800DC9">
                <w:delText>132, 134, 136, 138</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13" w:author="Amram, Lior" w:date="2019-06-13T14:41:00Z"/>
              </w:rPr>
            </w:pPr>
            <w:del w:id="91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15" w:author="Amram, Lior" w:date="2019-06-13T14:41:00Z"/>
              </w:rPr>
            </w:pPr>
            <w:del w:id="916" w:author="Amram, Lior" w:date="2019-06-13T14:41:00Z">
              <w:r w:rsidDel="00800DC9">
                <w:rPr>
                  <w:rFonts w:ascii="Times New Roman" w:hAnsi="Times New Roman" w:cs="Times New Roman"/>
                  <w:sz w:val="18"/>
                  <w:szCs w:val="18"/>
                </w:rPr>
                <w:delText>CCA-EDBehavior</w:delText>
              </w:r>
            </w:del>
          </w:p>
        </w:tc>
      </w:tr>
      <w:tr w:rsidR="00740317" w:rsidDel="00800DC9">
        <w:trPr>
          <w:divId w:val="232"/>
          <w:trHeight w:val="960"/>
          <w:del w:id="91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18" w:author="Amram, Lior" w:date="2019-06-13T14:41:00Z"/>
              </w:rPr>
            </w:pPr>
            <w:del w:id="919" w:author="Amram, Lior" w:date="2019-06-13T14:41:00Z">
              <w:r w:rsidDel="00800DC9">
                <w:delText>96</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20" w:author="Amram, Lior" w:date="2019-06-13T14:41:00Z"/>
              </w:rPr>
            </w:pPr>
            <w:del w:id="921" w:author="Amram, Lior" w:date="2019-06-13T14:41:00Z">
              <w:r w:rsidDel="00800DC9">
                <w:delText>E-1-15</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22" w:author="Amram, Lior" w:date="2019-06-13T14:41:00Z"/>
              </w:rPr>
            </w:pPr>
            <w:del w:id="923" w:author="Amram, Lior" w:date="2019-06-13T14:41:00Z">
              <w:r w:rsidDel="00800DC9">
                <w:delText>3.0025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24" w:author="Amram, Lior" w:date="2019-06-13T14:41:00Z"/>
              </w:rPr>
            </w:pPr>
            <w:del w:id="925"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26" w:author="Amram, Lior" w:date="2019-06-13T14:41:00Z"/>
              </w:rPr>
            </w:pPr>
            <w:del w:id="927" w:author="Amram, Lior" w:date="2019-06-13T14:41:00Z">
              <w:r w:rsidDel="00800DC9">
                <w:delText>131, 132, 133, 134, 135, 136, 137, 138</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28" w:author="Amram, Lior" w:date="2019-06-13T14:41:00Z"/>
              </w:rPr>
            </w:pPr>
            <w:del w:id="92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30" w:author="Amram, Lior" w:date="2019-06-13T14:41:00Z"/>
              </w:rPr>
            </w:pPr>
            <w:del w:id="931" w:author="Amram, Lior" w:date="2019-06-13T14:41:00Z">
              <w:r w:rsidDel="00800DC9">
                <w:rPr>
                  <w:rFonts w:ascii="Times New Roman" w:hAnsi="Times New Roman" w:cs="Times New Roman"/>
                  <w:sz w:val="18"/>
                  <w:szCs w:val="18"/>
                </w:rPr>
                <w:delText>CCA-EDBehavior</w:delText>
              </w:r>
            </w:del>
          </w:p>
        </w:tc>
      </w:tr>
      <w:tr w:rsidR="00740317" w:rsidDel="00800DC9">
        <w:trPr>
          <w:divId w:val="232"/>
          <w:trHeight w:val="360"/>
          <w:del w:id="93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33" w:author="Amram, Lior" w:date="2019-06-13T14:41:00Z"/>
              </w:rPr>
            </w:pPr>
            <w:del w:id="934" w:author="Amram, Lior" w:date="2019-06-13T14:41:00Z">
              <w:r w:rsidDel="00800DC9">
                <w:delText>97–100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35" w:author="Amram, Lior" w:date="2019-06-13T14:41:00Z"/>
              </w:rPr>
            </w:pPr>
            <w:del w:id="93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37" w:author="Amram, Lior" w:date="2019-06-13T14:41:00Z"/>
              </w:rPr>
            </w:pPr>
            <w:del w:id="938"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39" w:author="Amram, Lior" w:date="2019-06-13T14:41:00Z"/>
              </w:rPr>
            </w:pPr>
            <w:del w:id="940"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41" w:author="Amram, Lior" w:date="2019-06-13T14:41:00Z"/>
              </w:rPr>
            </w:pPr>
            <w:del w:id="942"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43" w:author="Amram, Lior" w:date="2019-06-13T14:41:00Z"/>
              </w:rPr>
            </w:pPr>
            <w:del w:id="944"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45" w:author="Amram, Lior" w:date="2019-06-13T14:41:00Z"/>
              </w:rPr>
            </w:pPr>
            <w:del w:id="946" w:author="Amram, Lior" w:date="2019-06-13T14:41:00Z">
              <w:r w:rsidDel="00800DC9">
                <w:rPr>
                  <w:rFonts w:ascii="Times New Roman" w:hAnsi="Times New Roman" w:cs="Times New Roman"/>
                  <w:sz w:val="18"/>
                  <w:szCs w:val="18"/>
                </w:rPr>
                <w:delText>Reserved</w:delText>
              </w:r>
            </w:del>
          </w:p>
        </w:tc>
      </w:tr>
      <w:tr w:rsidR="00740317" w:rsidDel="00800DC9">
        <w:trPr>
          <w:divId w:val="232"/>
          <w:trHeight w:val="360"/>
          <w:del w:id="94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48" w:author="Amram, Lior" w:date="2019-06-13T14:41:00Z"/>
              </w:rPr>
            </w:pPr>
            <w:del w:id="949" w:author="Amram, Lior" w:date="2019-06-13T14:41:00Z">
              <w:r w:rsidDel="00800DC9">
                <w:delText>101</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50" w:author="Amram, Lior" w:date="2019-06-13T14:41:00Z"/>
              </w:rPr>
            </w:pPr>
            <w:del w:id="951" w:author="Amram, Lior" w:date="2019-06-13T14:41:00Z">
              <w:r w:rsidDel="00800DC9">
                <w:delText>E-1-10,11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52" w:author="Amram, Lior" w:date="2019-06-13T14:41:00Z"/>
              </w:rPr>
            </w:pPr>
            <w:del w:id="953" w:author="Amram, Lior" w:date="2019-06-13T14:41:00Z">
              <w:r w:rsidDel="00800DC9">
                <w:delText>4.85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54" w:author="Amram, Lior" w:date="2019-06-13T14:41:00Z"/>
              </w:rPr>
            </w:pPr>
            <w:del w:id="95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56" w:author="Amram, Lior" w:date="2019-06-13T14:41:00Z"/>
              </w:rPr>
            </w:pPr>
            <w:del w:id="957" w:author="Amram, Lior" w:date="2019-06-13T14:41:00Z">
              <w:r w:rsidDel="00800DC9">
                <w:delText>21, 25</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58" w:author="Amram, Lior" w:date="2019-06-13T14:41:00Z"/>
              </w:rPr>
            </w:pPr>
            <w:del w:id="95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60" w:author="Amram, Lior" w:date="2019-06-13T14:41:00Z"/>
              </w:rPr>
            </w:pPr>
            <w:del w:id="961" w:author="Amram, Lior" w:date="2019-06-13T14:41:00Z">
              <w:r w:rsidDel="00800DC9">
                <w:delText>—</w:delText>
              </w:r>
            </w:del>
          </w:p>
        </w:tc>
      </w:tr>
      <w:tr w:rsidR="00740317" w:rsidDel="00800DC9">
        <w:trPr>
          <w:divId w:val="232"/>
          <w:trHeight w:val="560"/>
          <w:del w:id="96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63" w:author="Amram, Lior" w:date="2019-06-13T14:41:00Z"/>
              </w:rPr>
            </w:pPr>
            <w:del w:id="964" w:author="Amram, Lior" w:date="2019-06-13T14:41:00Z">
              <w:r w:rsidDel="00800DC9">
                <w:delText>102</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65" w:author="Amram, Lior" w:date="2019-06-13T14:41:00Z"/>
              </w:rPr>
            </w:pPr>
            <w:del w:id="966" w:author="Amram, Lior" w:date="2019-06-13T14:41:00Z">
              <w:r w:rsidDel="00800DC9">
                <w:delText>E-1-8,9</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67" w:author="Amram, Lior" w:date="2019-06-13T14:41:00Z"/>
              </w:rPr>
            </w:pPr>
            <w:del w:id="968" w:author="Amram, Lior" w:date="2019-06-13T14:41:00Z">
              <w:r w:rsidDel="00800DC9">
                <w:delText>4.89</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69" w:author="Amram, Lior" w:date="2019-06-13T14:41:00Z"/>
              </w:rPr>
            </w:pPr>
            <w:del w:id="970" w:author="Amram, Lior" w:date="2019-06-13T14:41:00Z">
              <w:r w:rsidDel="00800DC9">
                <w:delText>10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71" w:author="Amram, Lior" w:date="2019-06-13T14:41:00Z"/>
              </w:rPr>
            </w:pPr>
            <w:del w:id="972" w:author="Amram, Lior" w:date="2019-06-13T14:41:00Z">
              <w:r w:rsidDel="00800DC9">
                <w:delText>11, 13, 15, 17, 19</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73" w:author="Amram, Lior" w:date="2019-06-13T14:41:00Z"/>
              </w:rPr>
            </w:pPr>
            <w:del w:id="97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75" w:author="Amram, Lior" w:date="2019-06-13T14:41:00Z"/>
              </w:rPr>
            </w:pPr>
            <w:del w:id="976" w:author="Amram, Lior" w:date="2019-06-13T14:41:00Z">
              <w:r w:rsidDel="00800DC9">
                <w:delText>—</w:delText>
              </w:r>
            </w:del>
          </w:p>
        </w:tc>
      </w:tr>
      <w:tr w:rsidR="00740317" w:rsidDel="00800DC9">
        <w:trPr>
          <w:divId w:val="232"/>
          <w:trHeight w:val="760"/>
          <w:del w:id="97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78" w:author="Amram, Lior" w:date="2019-06-13T14:41:00Z"/>
              </w:rPr>
            </w:pPr>
            <w:del w:id="979" w:author="Amram, Lior" w:date="2019-06-13T14:41:00Z">
              <w:r w:rsidDel="00800DC9">
                <w:delText>103</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80" w:author="Amram, Lior" w:date="2019-06-13T14:41:00Z"/>
              </w:rPr>
            </w:pPr>
            <w:del w:id="981" w:author="Amram, Lior" w:date="2019-06-13T14:41:00Z">
              <w:r w:rsidDel="00800DC9">
                <w:delText>E-1-6,7</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82" w:author="Amram, Lior" w:date="2019-06-13T14:41:00Z"/>
              </w:rPr>
            </w:pPr>
            <w:del w:id="983" w:author="Amram, Lior" w:date="2019-06-13T14:41:00Z">
              <w:r w:rsidDel="00800DC9">
                <w:delText>4.9375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84" w:author="Amram, Lior" w:date="2019-06-13T14:41:00Z"/>
              </w:rPr>
            </w:pPr>
            <w:del w:id="985"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86" w:author="Amram, Lior" w:date="2019-06-13T14:41:00Z"/>
              </w:rPr>
            </w:pPr>
            <w:del w:id="987" w:author="Amram, Lior" w:date="2019-06-13T14:41:00Z">
              <w:r w:rsidDel="00800DC9">
                <w:delText>1, 2, 3, 4, 5, 6, 7, 8, 9, 10</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88" w:author="Amram, Lior" w:date="2019-06-13T14:41:00Z"/>
              </w:rPr>
            </w:pPr>
            <w:del w:id="98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90" w:author="Amram, Lior" w:date="2019-06-13T14:41:00Z"/>
              </w:rPr>
            </w:pPr>
            <w:del w:id="991" w:author="Amram, Lior" w:date="2019-06-13T14:41:00Z">
              <w:r w:rsidDel="00800DC9">
                <w:delText>—</w:delText>
              </w:r>
            </w:del>
          </w:p>
        </w:tc>
      </w:tr>
      <w:tr w:rsidR="00740317" w:rsidDel="00800DC9">
        <w:trPr>
          <w:divId w:val="232"/>
          <w:trHeight w:val="760"/>
          <w:del w:id="99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93" w:author="Amram, Lior" w:date="2019-06-13T14:41:00Z"/>
              </w:rPr>
            </w:pPr>
            <w:del w:id="994" w:author="Amram, Lior" w:date="2019-06-13T14:41:00Z">
              <w:r w:rsidDel="00800DC9">
                <w:delText>104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95" w:author="Amram, Lior" w:date="2019-06-13T14:41:00Z"/>
              </w:rPr>
            </w:pPr>
            <w:del w:id="996" w:author="Amram, Lior" w:date="2019-06-13T14:41:00Z">
              <w:r w:rsidDel="00800DC9">
                <w:delText>E-3-46,47,48,49,50</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97" w:author="Amram, Lior" w:date="2019-06-13T14:41:00Z"/>
              </w:rPr>
            </w:pPr>
            <w:del w:id="998"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999" w:author="Amram, Lior" w:date="2019-06-13T14:41:00Z"/>
              </w:rPr>
            </w:pPr>
            <w:del w:id="100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01" w:author="Amram, Lior" w:date="2019-06-13T14:41:00Z"/>
              </w:rPr>
            </w:pPr>
            <w:del w:id="1002" w:author="Amram, Lior" w:date="2019-06-13T14:41:00Z">
              <w:r w:rsidDel="00800DC9">
                <w:delText>184, 192</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03" w:author="Amram, Lior" w:date="2019-06-13T14:41:00Z"/>
              </w:rPr>
            </w:pPr>
            <w:del w:id="100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05" w:author="Amram, Lior" w:date="2019-06-13T14:41:00Z"/>
              </w:rPr>
            </w:pPr>
            <w:del w:id="1006" w:author="Amram, Lior" w:date="2019-06-13T14:41:00Z">
              <w:r w:rsidDel="00800DC9">
                <w:rPr>
                  <w:rFonts w:ascii="Times New Roman" w:hAnsi="Times New Roman" w:cs="Times New Roman"/>
                  <w:sz w:val="18"/>
                  <w:szCs w:val="18"/>
                </w:rPr>
                <w:delText>PrimaryChannelLowerBehavior</w:delText>
              </w:r>
            </w:del>
          </w:p>
        </w:tc>
      </w:tr>
      <w:tr w:rsidR="00740317" w:rsidDel="00800DC9">
        <w:trPr>
          <w:divId w:val="232"/>
          <w:trHeight w:val="760"/>
          <w:del w:id="100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08" w:author="Amram, Lior" w:date="2019-06-13T14:41:00Z"/>
              </w:rPr>
            </w:pPr>
            <w:del w:id="1009" w:author="Amram, Lior" w:date="2019-06-13T14:41:00Z">
              <w:r w:rsidDel="00800DC9">
                <w:delText>105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10" w:author="Amram, Lior" w:date="2019-06-13T14:41:00Z"/>
              </w:rPr>
            </w:pPr>
            <w:del w:id="1011" w:author="Amram, Lior" w:date="2019-06-13T14:41:00Z">
              <w:r w:rsidDel="00800DC9">
                <w:delText>E-3-51,52,53,54,55</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12" w:author="Amram, Lior" w:date="2019-06-13T14:41:00Z"/>
              </w:rPr>
            </w:pPr>
            <w:del w:id="1013"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14" w:author="Amram, Lior" w:date="2019-06-13T14:41:00Z"/>
              </w:rPr>
            </w:pPr>
            <w:del w:id="101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16" w:author="Amram, Lior" w:date="2019-06-13T14:41:00Z"/>
              </w:rPr>
            </w:pPr>
            <w:del w:id="1017" w:author="Amram, Lior" w:date="2019-06-13T14:41:00Z">
              <w:r w:rsidDel="00800DC9">
                <w:delText>188, 196</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18" w:author="Amram, Lior" w:date="2019-06-13T14:41:00Z"/>
              </w:rPr>
            </w:pPr>
            <w:del w:id="101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20" w:author="Amram, Lior" w:date="2019-06-13T14:41:00Z"/>
              </w:rPr>
            </w:pPr>
            <w:del w:id="1021" w:author="Amram, Lior" w:date="2019-06-13T14:41:00Z">
              <w:r w:rsidDel="00800DC9">
                <w:rPr>
                  <w:rFonts w:ascii="Times New Roman" w:hAnsi="Times New Roman" w:cs="Times New Roman"/>
                  <w:sz w:val="18"/>
                  <w:szCs w:val="18"/>
                </w:rPr>
                <w:delText>PrimaryChannelUpperBehavior</w:delText>
              </w:r>
            </w:del>
          </w:p>
        </w:tc>
      </w:tr>
      <w:tr w:rsidR="00740317" w:rsidDel="00800DC9">
        <w:trPr>
          <w:divId w:val="232"/>
          <w:trHeight w:val="360"/>
          <w:del w:id="102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23" w:author="Amram, Lior" w:date="2019-06-13T14:41:00Z"/>
              </w:rPr>
            </w:pPr>
            <w:del w:id="1024" w:author="Amram, Lior" w:date="2019-06-13T14:41:00Z">
              <w:r w:rsidDel="00800DC9">
                <w:delText>106</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25" w:author="Amram, Lior" w:date="2019-06-13T14:41:00Z"/>
              </w:rPr>
            </w:pPr>
            <w:del w:id="102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27" w:author="Amram, Lior" w:date="2019-06-13T14:41:00Z"/>
              </w:rPr>
            </w:pPr>
            <w:del w:id="1028"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29" w:author="Amram, Lior" w:date="2019-06-13T14:41:00Z"/>
              </w:rPr>
            </w:pPr>
            <w:del w:id="1030"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31" w:author="Amram, Lior" w:date="2019-06-13T14:41:00Z"/>
              </w:rPr>
            </w:pPr>
            <w:del w:id="1032" w:author="Amram, Lior" w:date="2019-06-13T14:41:00Z">
              <w:r w:rsidDel="00800DC9">
                <w:delText>191, 195</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33" w:author="Amram, Lior" w:date="2019-06-13T14:41:00Z"/>
              </w:rPr>
            </w:pPr>
            <w:del w:id="103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35" w:author="Amram, Lior" w:date="2019-06-13T14:41:00Z"/>
              </w:rPr>
            </w:pPr>
            <w:del w:id="1036" w:author="Amram, Lior" w:date="2019-06-13T14:41:00Z">
              <w:r w:rsidDel="00800DC9">
                <w:delText>—</w:delText>
              </w:r>
            </w:del>
          </w:p>
        </w:tc>
      </w:tr>
      <w:tr w:rsidR="00740317" w:rsidDel="00800DC9">
        <w:trPr>
          <w:divId w:val="232"/>
          <w:trHeight w:val="760"/>
          <w:del w:id="103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38" w:author="Amram, Lior" w:date="2019-06-13T14:41:00Z"/>
              </w:rPr>
            </w:pPr>
            <w:del w:id="1039" w:author="Amram, Lior" w:date="2019-06-13T14:41:00Z">
              <w:r w:rsidDel="00800DC9">
                <w:delText>107</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40" w:author="Amram, Lior" w:date="2019-06-13T14:41:00Z"/>
              </w:rPr>
            </w:pPr>
            <w:del w:id="104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42" w:author="Amram, Lior" w:date="2019-06-13T14:41:00Z"/>
              </w:rPr>
            </w:pPr>
            <w:del w:id="1043"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44" w:author="Amram, Lior" w:date="2019-06-13T14:41:00Z"/>
              </w:rPr>
            </w:pPr>
            <w:del w:id="1045" w:author="Amram, Lior" w:date="2019-06-13T14:41:00Z">
              <w:r w:rsidDel="00800DC9">
                <w:delText>10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46" w:author="Amram, Lior" w:date="2019-06-13T14:41:00Z"/>
              </w:rPr>
            </w:pPr>
            <w:del w:id="1047" w:author="Amram, Lior" w:date="2019-06-13T14:41:00Z">
              <w:r w:rsidDel="00800DC9">
                <w:delText>189, 191, 193, 195, 197</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48" w:author="Amram, Lior" w:date="2019-06-13T14:41:00Z"/>
              </w:rPr>
            </w:pPr>
            <w:del w:id="104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50" w:author="Amram, Lior" w:date="2019-06-13T14:41:00Z"/>
              </w:rPr>
            </w:pPr>
            <w:del w:id="1051" w:author="Amram, Lior" w:date="2019-06-13T14:41:00Z">
              <w:r w:rsidDel="00800DC9">
                <w:delText>—</w:delText>
              </w:r>
            </w:del>
          </w:p>
        </w:tc>
      </w:tr>
      <w:tr w:rsidR="00740317" w:rsidDel="00800DC9">
        <w:trPr>
          <w:divId w:val="232"/>
          <w:trHeight w:val="1160"/>
          <w:del w:id="105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53" w:author="Amram, Lior" w:date="2019-06-13T14:41:00Z"/>
              </w:rPr>
            </w:pPr>
            <w:del w:id="1054" w:author="Amram, Lior" w:date="2019-06-13T14:41:00Z">
              <w:r w:rsidDel="00800DC9">
                <w:delText>108</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55" w:author="Amram, Lior" w:date="2019-06-13T14:41:00Z"/>
              </w:rPr>
            </w:pPr>
            <w:del w:id="105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57" w:author="Amram, Lior" w:date="2019-06-13T14:41:00Z"/>
              </w:rPr>
            </w:pPr>
            <w:del w:id="1058" w:author="Amram, Lior" w:date="2019-06-13T14:41:00Z">
              <w:r w:rsidDel="00800DC9">
                <w:delText>4.0025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59" w:author="Amram, Lior" w:date="2019-06-13T14:41:00Z"/>
              </w:rPr>
            </w:pPr>
            <w:del w:id="1060"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61" w:author="Amram, Lior" w:date="2019-06-13T14:41:00Z"/>
              </w:rPr>
            </w:pPr>
            <w:del w:id="1062" w:author="Amram, Lior" w:date="2019-06-13T14:41:00Z">
              <w:r w:rsidDel="00800DC9">
                <w:delText>188, 189, 190, 191, 192, 193, 194, 195, 196, 197</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63" w:author="Amram, Lior" w:date="2019-06-13T14:41:00Z"/>
              </w:rPr>
            </w:pPr>
            <w:del w:id="106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65" w:author="Amram, Lior" w:date="2019-06-13T14:41:00Z"/>
              </w:rPr>
            </w:pPr>
            <w:del w:id="1066" w:author="Amram, Lior" w:date="2019-06-13T14:41:00Z">
              <w:r w:rsidDel="00800DC9">
                <w:delText>—</w:delText>
              </w:r>
            </w:del>
          </w:p>
        </w:tc>
      </w:tr>
      <w:tr w:rsidR="00740317" w:rsidDel="00800DC9">
        <w:trPr>
          <w:divId w:val="232"/>
          <w:trHeight w:val="560"/>
          <w:del w:id="106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68" w:author="Amram, Lior" w:date="2019-06-13T14:41:00Z"/>
              </w:rPr>
            </w:pPr>
            <w:del w:id="1069" w:author="Amram, Lior" w:date="2019-06-13T14:41:00Z">
              <w:r w:rsidDel="00800DC9">
                <w:delText>109</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70" w:author="Amram, Lior" w:date="2019-06-13T14:41:00Z"/>
              </w:rPr>
            </w:pPr>
            <w:del w:id="1071" w:author="Amram, Lior" w:date="2019-06-13T14:41:00Z">
              <w:r w:rsidDel="00800DC9">
                <w:delText>E-3-7,8,9,10,11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72" w:author="Amram, Lior" w:date="2019-06-13T14:41:00Z"/>
              </w:rPr>
            </w:pPr>
            <w:del w:id="1073"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74" w:author="Amram, Lior" w:date="2019-06-13T14:41:00Z"/>
              </w:rPr>
            </w:pPr>
            <w:del w:id="107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76" w:author="Amram, Lior" w:date="2019-06-13T14:41:00Z"/>
              </w:rPr>
            </w:pPr>
            <w:del w:id="1077" w:author="Amram, Lior" w:date="2019-06-13T14:41:00Z">
              <w:r w:rsidDel="00800DC9">
                <w:delText>184, 188, 192, 196</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78" w:author="Amram, Lior" w:date="2019-06-13T14:41:00Z"/>
              </w:rPr>
            </w:pPr>
            <w:del w:id="107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80" w:author="Amram, Lior" w:date="2019-06-13T14:41:00Z"/>
              </w:rPr>
            </w:pPr>
            <w:del w:id="1081" w:author="Amram, Lior" w:date="2019-06-13T14:41:00Z">
              <w:r w:rsidDel="00800DC9">
                <w:delText>—</w:delText>
              </w:r>
            </w:del>
          </w:p>
        </w:tc>
      </w:tr>
      <w:tr w:rsidR="00740317" w:rsidDel="00800DC9">
        <w:trPr>
          <w:divId w:val="232"/>
          <w:trHeight w:val="960"/>
          <w:del w:id="108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83" w:author="Amram, Lior" w:date="2019-06-13T14:41:00Z"/>
              </w:rPr>
            </w:pPr>
            <w:del w:id="1084" w:author="Amram, Lior" w:date="2019-06-13T14:41:00Z">
              <w:r w:rsidDel="00800DC9">
                <w:delText>110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85" w:author="Amram, Lior" w:date="2019-06-13T14:41:00Z"/>
              </w:rPr>
            </w:pPr>
            <w:del w:id="1086" w:author="Amram, Lior" w:date="2019-06-13T14:41:00Z">
              <w:r w:rsidDel="00800DC9">
                <w:delText>E-3-16,17,18,19,20</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87" w:author="Amram, Lior" w:date="2019-06-13T14:41:00Z"/>
              </w:rPr>
            </w:pPr>
            <w:del w:id="1088" w:author="Amram, Lior" w:date="2019-06-13T14:41:00Z">
              <w:r w:rsidDel="00800DC9">
                <w:delText>4</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89" w:author="Amram, Lior" w:date="2019-06-13T14:41:00Z"/>
              </w:rPr>
            </w:pPr>
            <w:del w:id="1090" w:author="Amram, Lior" w:date="2019-06-13T14:41:00Z">
              <w:r w:rsidDel="00800DC9">
                <w:delText>10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91" w:author="Amram, Lior" w:date="2019-06-13T14:41:00Z"/>
              </w:rPr>
            </w:pPr>
            <w:del w:id="1092" w:author="Amram, Lior" w:date="2019-06-13T14:41:00Z">
              <w:r w:rsidDel="00800DC9">
                <w:delText>183, 184, 185, 186,  187, 188, 189</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93" w:author="Amram, Lior" w:date="2019-06-13T14:41:00Z"/>
              </w:rPr>
            </w:pPr>
            <w:del w:id="109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95" w:author="Amram, Lior" w:date="2019-06-13T14:41:00Z"/>
              </w:rPr>
            </w:pPr>
            <w:del w:id="1096" w:author="Amram, Lior" w:date="2019-06-13T14:41:00Z">
              <w:r w:rsidDel="00800DC9">
                <w:delText>—</w:delText>
              </w:r>
            </w:del>
          </w:p>
        </w:tc>
      </w:tr>
      <w:tr w:rsidR="00740317" w:rsidDel="00800DC9">
        <w:trPr>
          <w:divId w:val="232"/>
          <w:trHeight w:val="960"/>
          <w:del w:id="109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098" w:author="Amram, Lior" w:date="2019-06-13T14:41:00Z"/>
              </w:rPr>
            </w:pPr>
            <w:del w:id="1099" w:author="Amram, Lior" w:date="2019-06-13T14:41:00Z">
              <w:r w:rsidDel="00800DC9">
                <w:delText>111</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00" w:author="Amram, Lior" w:date="2019-06-13T14:41:00Z"/>
              </w:rPr>
            </w:pPr>
            <w:del w:id="1101" w:author="Amram, Lior" w:date="2019-06-13T14:41:00Z">
              <w:r w:rsidDel="00800DC9">
                <w:delText>E-3-25,26,27,28,29</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02" w:author="Amram, Lior" w:date="2019-06-13T14:41:00Z"/>
              </w:rPr>
            </w:pPr>
            <w:del w:id="1103" w:author="Amram, Lior" w:date="2019-06-13T14:41:00Z">
              <w:r w:rsidDel="00800DC9">
                <w:delText>4.0025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04" w:author="Amram, Lior" w:date="2019-06-13T14:41:00Z"/>
              </w:rPr>
            </w:pPr>
            <w:del w:id="1105"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06" w:author="Amram, Lior" w:date="2019-06-13T14:41:00Z"/>
              </w:rPr>
            </w:pPr>
            <w:del w:id="1107" w:author="Amram, Lior" w:date="2019-06-13T14:41:00Z">
              <w:r w:rsidDel="00800DC9">
                <w:delText>182, 183, 184, 185, 186, 187, 188, 189</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08" w:author="Amram, Lior" w:date="2019-06-13T14:41:00Z"/>
              </w:rPr>
            </w:pPr>
            <w:del w:id="110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10" w:author="Amram, Lior" w:date="2019-06-13T14:41:00Z"/>
              </w:rPr>
            </w:pPr>
            <w:del w:id="1111" w:author="Amram, Lior" w:date="2019-06-13T14:41:00Z">
              <w:r w:rsidDel="00800DC9">
                <w:delText>—</w:delText>
              </w:r>
            </w:del>
          </w:p>
        </w:tc>
      </w:tr>
      <w:tr w:rsidR="00740317" w:rsidDel="00800DC9">
        <w:trPr>
          <w:divId w:val="232"/>
          <w:trHeight w:val="560"/>
          <w:del w:id="111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13" w:author="Amram, Lior" w:date="2019-06-13T14:41:00Z"/>
              </w:rPr>
            </w:pPr>
            <w:del w:id="1114" w:author="Amram, Lior" w:date="2019-06-13T14:41:00Z">
              <w:r w:rsidDel="00800DC9">
                <w:delText>112</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15" w:author="Amram, Lior" w:date="2019-06-13T14:41:00Z"/>
              </w:rPr>
            </w:pPr>
            <w:del w:id="1116" w:author="Amram, Lior" w:date="2019-06-13T14:41:00Z">
              <w:r w:rsidDel="00800DC9">
                <w:delText>E-3-2,3,4,5,6</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17" w:author="Amram, Lior" w:date="2019-06-13T14:41:00Z"/>
              </w:rPr>
            </w:pPr>
            <w:del w:id="111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19" w:author="Amram, Lior" w:date="2019-06-13T14:41:00Z"/>
              </w:rPr>
            </w:pPr>
            <w:del w:id="1120"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21" w:author="Amram, Lior" w:date="2019-06-13T14:41:00Z"/>
              </w:rPr>
            </w:pPr>
            <w:del w:id="1122" w:author="Amram, Lior" w:date="2019-06-13T14:41:00Z">
              <w:r w:rsidDel="00800DC9">
                <w:delText>8, 12, 16</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23" w:author="Amram, Lior" w:date="2019-06-13T14:41:00Z"/>
              </w:rPr>
            </w:pPr>
            <w:del w:id="112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25" w:author="Amram, Lior" w:date="2019-06-13T14:41:00Z"/>
              </w:rPr>
            </w:pPr>
            <w:del w:id="1126" w:author="Amram, Lior" w:date="2019-06-13T14:41:00Z">
              <w:r w:rsidDel="00800DC9">
                <w:delText>—</w:delText>
              </w:r>
            </w:del>
          </w:p>
        </w:tc>
      </w:tr>
      <w:tr w:rsidR="00740317" w:rsidDel="00800DC9">
        <w:trPr>
          <w:divId w:val="232"/>
          <w:trHeight w:val="560"/>
          <w:del w:id="112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28" w:author="Amram, Lior" w:date="2019-06-13T14:41:00Z"/>
              </w:rPr>
            </w:pPr>
            <w:del w:id="1129" w:author="Amram, Lior" w:date="2019-06-13T14:41:00Z">
              <w:r w:rsidDel="00800DC9">
                <w:delText>113</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30" w:author="Amram, Lior" w:date="2019-06-13T14:41:00Z"/>
              </w:rPr>
            </w:pPr>
            <w:del w:id="1131" w:author="Amram, Lior" w:date="2019-06-13T14:41:00Z">
              <w:r w:rsidDel="00800DC9">
                <w:delText>E-3-12,13,14,15</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32" w:author="Amram, Lior" w:date="2019-06-13T14:41:00Z"/>
              </w:rPr>
            </w:pPr>
            <w:del w:id="113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34" w:author="Amram, Lior" w:date="2019-06-13T14:41:00Z"/>
              </w:rPr>
            </w:pPr>
            <w:del w:id="1135" w:author="Amram, Lior" w:date="2019-06-13T14:41:00Z">
              <w:r w:rsidDel="00800DC9">
                <w:delText>10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36" w:author="Amram, Lior" w:date="2019-06-13T14:41:00Z"/>
              </w:rPr>
            </w:pPr>
            <w:del w:id="1137" w:author="Amram, Lior" w:date="2019-06-13T14:41:00Z">
              <w:r w:rsidDel="00800DC9">
                <w:delText>7, 8, 9, 10, 11</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38" w:author="Amram, Lior" w:date="2019-06-13T14:41:00Z"/>
              </w:rPr>
            </w:pPr>
            <w:del w:id="113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40" w:author="Amram, Lior" w:date="2019-06-13T14:41:00Z"/>
              </w:rPr>
            </w:pPr>
            <w:del w:id="1141" w:author="Amram, Lior" w:date="2019-06-13T14:41:00Z">
              <w:r w:rsidDel="00800DC9">
                <w:delText>—</w:delText>
              </w:r>
            </w:del>
          </w:p>
        </w:tc>
      </w:tr>
      <w:tr w:rsidR="00740317" w:rsidDel="00800DC9">
        <w:trPr>
          <w:divId w:val="232"/>
          <w:trHeight w:val="560"/>
          <w:del w:id="114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43" w:author="Amram, Lior" w:date="2019-06-13T14:41:00Z"/>
              </w:rPr>
            </w:pPr>
            <w:del w:id="1144" w:author="Amram, Lior" w:date="2019-06-13T14:41:00Z">
              <w:r w:rsidDel="00800DC9">
                <w:delText>114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45" w:author="Amram, Lior" w:date="2019-06-13T14:41:00Z"/>
              </w:rPr>
            </w:pPr>
            <w:del w:id="1146" w:author="Amram, Lior" w:date="2019-06-13T14:41:00Z">
              <w:r w:rsidDel="00800DC9">
                <w:delText>E-3-21,22,23,24</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47" w:author="Amram, Lior" w:date="2019-06-13T14:41:00Z"/>
              </w:rPr>
            </w:pPr>
            <w:del w:id="1148" w:author="Amram, Lior" w:date="2019-06-13T14:41:00Z">
              <w:r w:rsidDel="00800DC9">
                <w:delText>5.0025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49" w:author="Amram, Lior" w:date="2019-06-13T14:41:00Z"/>
              </w:rPr>
            </w:pPr>
            <w:del w:id="1150"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51" w:author="Amram, Lior" w:date="2019-06-13T14:41:00Z"/>
              </w:rPr>
            </w:pPr>
            <w:del w:id="1152" w:author="Amram, Lior" w:date="2019-06-13T14:41:00Z">
              <w:r w:rsidDel="00800DC9">
                <w:delText>6, 7, 8, 9, 10, 11</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53" w:author="Amram, Lior" w:date="2019-06-13T14:41:00Z"/>
              </w:rPr>
            </w:pPr>
            <w:del w:id="115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55" w:author="Amram, Lior" w:date="2019-06-13T14:41:00Z"/>
              </w:rPr>
            </w:pPr>
            <w:del w:id="1156" w:author="Amram, Lior" w:date="2019-06-13T14:41:00Z">
              <w:r w:rsidDel="00800DC9">
                <w:delText>—</w:delText>
              </w:r>
            </w:del>
          </w:p>
        </w:tc>
      </w:tr>
      <w:tr w:rsidR="00740317" w:rsidDel="00800DC9">
        <w:trPr>
          <w:divId w:val="232"/>
          <w:trHeight w:val="960"/>
          <w:del w:id="115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58" w:author="Amram, Lior" w:date="2019-06-13T14:41:00Z"/>
              </w:rPr>
            </w:pPr>
            <w:del w:id="1159" w:author="Amram, Lior" w:date="2019-06-13T14:41:00Z">
              <w:r w:rsidDel="00800DC9">
                <w:delText>115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60" w:author="Amram, Lior" w:date="2019-06-13T14:41:00Z"/>
              </w:rPr>
            </w:pPr>
            <w:del w:id="1161" w:author="Amram, Lior" w:date="2019-06-13T14:41:00Z">
              <w:r w:rsidDel="00800DC9">
                <w:delText>E-1-1,</w:delText>
              </w:r>
              <w:r w:rsidDel="00800DC9">
                <w:br/>
                <w:delText>E-2-1,</w:delText>
              </w:r>
              <w:r w:rsidDel="00800DC9">
                <w:br/>
                <w:delText>E-3-1,</w:delText>
              </w:r>
              <w:r w:rsidDel="00800DC9">
                <w:br/>
                <w:delText>E-5-1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62" w:author="Amram, Lior" w:date="2019-06-13T14:41:00Z"/>
              </w:rPr>
            </w:pPr>
            <w:del w:id="116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64" w:author="Amram, Lior" w:date="2019-06-13T14:41:00Z"/>
              </w:rPr>
            </w:pPr>
            <w:del w:id="116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66" w:author="Amram, Lior" w:date="2019-06-13T14:41:00Z"/>
              </w:rPr>
            </w:pPr>
            <w:del w:id="1167" w:author="Amram, Lior" w:date="2019-06-13T14:41:00Z">
              <w:r w:rsidDel="00800DC9">
                <w:delText>36, 40, 44, 48</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68" w:author="Amram, Lior" w:date="2019-06-13T14:41:00Z"/>
              </w:rPr>
            </w:pPr>
            <w:del w:id="116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70" w:author="Amram, Lior" w:date="2019-06-13T14:41:00Z"/>
              </w:rPr>
            </w:pPr>
            <w:del w:id="1171" w:author="Amram, Lior" w:date="2019-06-13T14:41:00Z">
              <w:r w:rsidDel="00800DC9">
                <w:rPr>
                  <w:rFonts w:ascii="Times New Roman" w:hAnsi="Times New Roman" w:cs="Times New Roman"/>
                  <w:sz w:val="18"/>
                  <w:szCs w:val="18"/>
                </w:rPr>
                <w:delText>UseEirpForVHTTxPowEnv</w:delText>
              </w:r>
            </w:del>
          </w:p>
        </w:tc>
      </w:tr>
      <w:tr w:rsidR="00740317" w:rsidDel="00800DC9">
        <w:trPr>
          <w:divId w:val="232"/>
          <w:trHeight w:val="960"/>
          <w:del w:id="117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73" w:author="Amram, Lior" w:date="2019-06-13T14:41:00Z"/>
              </w:rPr>
            </w:pPr>
            <w:del w:id="1174" w:author="Amram, Lior" w:date="2019-06-13T14:41:00Z">
              <w:r w:rsidDel="00800DC9">
                <w:delText>116</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75" w:author="Amram, Lior" w:date="2019-06-13T14:41:00Z"/>
              </w:rPr>
            </w:pPr>
            <w:del w:id="1176" w:author="Amram, Lior" w:date="2019-06-13T14:41:00Z">
              <w:r w:rsidDel="00800DC9">
                <w:delText>E-1-22,</w:delText>
              </w:r>
              <w:r w:rsidDel="00800DC9">
                <w:br/>
                <w:delText>E-2-5,</w:delText>
              </w:r>
              <w:r w:rsidDel="00800DC9">
                <w:br/>
                <w:delText>E-3-36,</w:delText>
              </w:r>
              <w:r w:rsidDel="00800DC9">
                <w:br/>
                <w:delText>E-5-4</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77" w:author="Amram, Lior" w:date="2019-06-13T14:41:00Z"/>
              </w:rPr>
            </w:pPr>
            <w:del w:id="117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79" w:author="Amram, Lior" w:date="2019-06-13T14:41:00Z"/>
              </w:rPr>
            </w:pPr>
            <w:del w:id="118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81" w:author="Amram, Lior" w:date="2019-06-13T14:41:00Z"/>
              </w:rPr>
            </w:pPr>
            <w:del w:id="1182" w:author="Amram, Lior" w:date="2019-06-13T14:41:00Z">
              <w:r w:rsidDel="00800DC9">
                <w:delText>36, 44</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83" w:author="Amram, Lior" w:date="2019-06-13T14:41:00Z"/>
              </w:rPr>
            </w:pPr>
            <w:del w:id="118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85" w:author="Amram, Lior" w:date="2019-06-13T14:41:00Z"/>
              </w:rPr>
            </w:pPr>
            <w:del w:id="1186" w:author="Amram, Lior" w:date="2019-06-13T14:41:00Z">
              <w:r w:rsidDel="00800DC9">
                <w:rPr>
                  <w:rFonts w:ascii="Times New Roman" w:hAnsi="Times New Roman" w:cs="Times New Roman"/>
                  <w:sz w:val="18"/>
                  <w:szCs w:val="18"/>
                </w:rPr>
                <w:delText>PrimaryChannelLowerBehavior, UseEirpForVHTTxPowEnv</w:delText>
              </w:r>
            </w:del>
          </w:p>
        </w:tc>
      </w:tr>
      <w:tr w:rsidR="00740317" w:rsidDel="00800DC9">
        <w:trPr>
          <w:divId w:val="232"/>
          <w:trHeight w:val="760"/>
          <w:del w:id="118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88" w:author="Amram, Lior" w:date="2019-06-13T14:41:00Z"/>
              </w:rPr>
            </w:pPr>
            <w:del w:id="1189" w:author="Amram, Lior" w:date="2019-06-13T14:41:00Z">
              <w:r w:rsidDel="00800DC9">
                <w:delText>117</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90" w:author="Amram, Lior" w:date="2019-06-13T14:41:00Z"/>
              </w:rPr>
            </w:pPr>
            <w:del w:id="1191" w:author="Amram, Lior" w:date="2019-06-13T14:41:00Z">
              <w:r w:rsidDel="00800DC9">
                <w:delText>E-1-27,</w:delText>
              </w:r>
              <w:r w:rsidDel="00800DC9">
                <w:br/>
                <w:delText>E-2-8,</w:delText>
              </w:r>
              <w:r w:rsidDel="00800DC9">
                <w:br/>
                <w:delText>E-3-41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92" w:author="Amram, Lior" w:date="2019-06-13T14:41:00Z"/>
              </w:rPr>
            </w:pPr>
            <w:del w:id="119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94" w:author="Amram, Lior" w:date="2019-06-13T14:41:00Z"/>
              </w:rPr>
            </w:pPr>
            <w:del w:id="119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96" w:author="Amram, Lior" w:date="2019-06-13T14:41:00Z"/>
              </w:rPr>
            </w:pPr>
            <w:del w:id="1197" w:author="Amram, Lior" w:date="2019-06-13T14:41:00Z">
              <w:r w:rsidDel="00800DC9">
                <w:delText>40, 48</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198" w:author="Amram, Lior" w:date="2019-06-13T14:41:00Z"/>
              </w:rPr>
            </w:pPr>
            <w:del w:id="119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00" w:author="Amram, Lior" w:date="2019-06-13T14:41:00Z"/>
              </w:rPr>
            </w:pPr>
            <w:del w:id="1201" w:author="Amram, Lior" w:date="2019-06-13T14:41:00Z">
              <w:r w:rsidDel="00800DC9">
                <w:rPr>
                  <w:rFonts w:ascii="Times New Roman" w:hAnsi="Times New Roman" w:cs="Times New Roman"/>
                  <w:sz w:val="18"/>
                  <w:szCs w:val="18"/>
                </w:rPr>
                <w:delText>PrimaryChannelUpperBehavior, UseEirpForVHTTxPowEnv</w:delText>
              </w:r>
            </w:del>
          </w:p>
        </w:tc>
      </w:tr>
      <w:tr w:rsidR="00740317" w:rsidDel="00800DC9">
        <w:trPr>
          <w:divId w:val="232"/>
          <w:trHeight w:val="960"/>
          <w:del w:id="120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03" w:author="Amram, Lior" w:date="2019-06-13T14:41:00Z"/>
              </w:rPr>
            </w:pPr>
            <w:del w:id="1204" w:author="Amram, Lior" w:date="2019-06-13T14:41:00Z">
              <w:r w:rsidDel="00800DC9">
                <w:delText>118</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05" w:author="Amram, Lior" w:date="2019-06-13T14:41:00Z"/>
              </w:rPr>
            </w:pPr>
            <w:del w:id="1206" w:author="Amram, Lior" w:date="2019-06-13T14:41:00Z">
              <w:r w:rsidDel="00800DC9">
                <w:delText>E-1-2,</w:delText>
              </w:r>
              <w:r w:rsidDel="00800DC9">
                <w:br/>
                <w:delText>E-2-2,</w:delText>
              </w:r>
              <w:r w:rsidDel="00800DC9">
                <w:br/>
                <w:delText>E-3-32,33,</w:delText>
              </w:r>
              <w:r w:rsidDel="00800DC9">
                <w:br/>
                <w:delText>E-5-2</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07" w:author="Amram, Lior" w:date="2019-06-13T14:41:00Z"/>
              </w:rPr>
            </w:pPr>
            <w:del w:id="120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09" w:author="Amram, Lior" w:date="2019-06-13T14:41:00Z"/>
              </w:rPr>
            </w:pPr>
            <w:del w:id="1210"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11" w:author="Amram, Lior" w:date="2019-06-13T14:41:00Z"/>
              </w:rPr>
            </w:pPr>
            <w:del w:id="1212" w:author="Amram, Lior" w:date="2019-06-13T14:41:00Z">
              <w:r w:rsidDel="00800DC9">
                <w:delText>52, 56, 60, 64</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13" w:author="Amram, Lior" w:date="2019-06-13T14:41:00Z"/>
              </w:rPr>
            </w:pPr>
            <w:del w:id="121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15" w:author="Amram, Lior" w:date="2019-06-13T14:41:00Z"/>
              </w:rPr>
            </w:pPr>
            <w:del w:id="1216" w:author="Amram, Lior" w:date="2019-06-13T14:41:00Z">
              <w:r w:rsidDel="00800DC9">
                <w:rPr>
                  <w:rFonts w:ascii="Times New Roman" w:hAnsi="Times New Roman" w:cs="Times New Roman"/>
                  <w:sz w:val="18"/>
                  <w:szCs w:val="18"/>
                </w:rPr>
                <w:delText> DFS_50_100_Behavior , UseEirpForVHTTxPowEnv</w:delText>
              </w:r>
            </w:del>
          </w:p>
        </w:tc>
      </w:tr>
      <w:tr w:rsidR="00740317" w:rsidDel="00800DC9">
        <w:trPr>
          <w:divId w:val="232"/>
          <w:trHeight w:val="960"/>
          <w:del w:id="121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18" w:author="Amram, Lior" w:date="2019-06-13T14:41:00Z"/>
              </w:rPr>
            </w:pPr>
            <w:del w:id="1219" w:author="Amram, Lior" w:date="2019-06-13T14:41:00Z">
              <w:r w:rsidDel="00800DC9">
                <w:delText>119</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20" w:author="Amram, Lior" w:date="2019-06-13T14:41:00Z"/>
              </w:rPr>
            </w:pPr>
            <w:del w:id="1221" w:author="Amram, Lior" w:date="2019-06-13T14:41:00Z">
              <w:r w:rsidDel="00800DC9">
                <w:delText>E-1-23,</w:delText>
              </w:r>
              <w:r w:rsidDel="00800DC9">
                <w:br/>
                <w:delText>E-2-6,</w:delText>
              </w:r>
              <w:r w:rsidDel="00800DC9">
                <w:br/>
                <w:delText>E-3-37,38,</w:delText>
              </w:r>
              <w:r w:rsidDel="00800DC9">
                <w:br/>
                <w:delText>E-5-5</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22" w:author="Amram, Lior" w:date="2019-06-13T14:41:00Z"/>
              </w:rPr>
            </w:pPr>
            <w:del w:id="122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24" w:author="Amram, Lior" w:date="2019-06-13T14:41:00Z"/>
              </w:rPr>
            </w:pPr>
            <w:del w:id="122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26" w:author="Amram, Lior" w:date="2019-06-13T14:41:00Z"/>
              </w:rPr>
            </w:pPr>
            <w:del w:id="1227" w:author="Amram, Lior" w:date="2019-06-13T14:41:00Z">
              <w:r w:rsidDel="00800DC9">
                <w:delText>52, 60</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28" w:author="Amram, Lior" w:date="2019-06-13T14:41:00Z"/>
              </w:rPr>
            </w:pPr>
            <w:del w:id="122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30" w:author="Amram, Lior" w:date="2019-06-13T14:41:00Z"/>
              </w:rPr>
            </w:pPr>
            <w:del w:id="1231" w:author="Amram, Lior" w:date="2019-06-13T14:41:00Z">
              <w:r w:rsidDel="00800DC9">
                <w:rPr>
                  <w:rFonts w:ascii="Times New Roman" w:hAnsi="Times New Roman" w:cs="Times New Roman"/>
                  <w:sz w:val="18"/>
                  <w:szCs w:val="18"/>
                </w:rPr>
                <w:delText>PrimaryChannelLowerBehavior, DFS_50_100_Behavior, UseEirpForVHTTxPowEnv</w:delText>
              </w:r>
            </w:del>
          </w:p>
        </w:tc>
      </w:tr>
      <w:tr w:rsidR="00740317" w:rsidDel="00800DC9">
        <w:trPr>
          <w:divId w:val="232"/>
          <w:trHeight w:val="960"/>
          <w:del w:id="123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33" w:author="Amram, Lior" w:date="2019-06-13T14:41:00Z"/>
              </w:rPr>
            </w:pPr>
            <w:del w:id="1234" w:author="Amram, Lior" w:date="2019-06-13T14:41:00Z">
              <w:r w:rsidDel="00800DC9">
                <w:delText>120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35" w:author="Amram, Lior" w:date="2019-06-13T14:41:00Z"/>
              </w:rPr>
            </w:pPr>
            <w:del w:id="1236" w:author="Amram, Lior" w:date="2019-06-13T14:41:00Z">
              <w:r w:rsidDel="00800DC9">
                <w:delText>E-1-28,</w:delText>
              </w:r>
              <w:r w:rsidDel="00800DC9">
                <w:br/>
                <w:delText>E-2-9,</w:delText>
              </w:r>
              <w:r w:rsidDel="00800DC9">
                <w:br/>
                <w:delText>E-3-42,43</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37" w:author="Amram, Lior" w:date="2019-06-13T14:41:00Z"/>
              </w:rPr>
            </w:pPr>
            <w:del w:id="123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39" w:author="Amram, Lior" w:date="2019-06-13T14:41:00Z"/>
              </w:rPr>
            </w:pPr>
            <w:del w:id="124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41" w:author="Amram, Lior" w:date="2019-06-13T14:41:00Z"/>
              </w:rPr>
            </w:pPr>
            <w:del w:id="1242" w:author="Amram, Lior" w:date="2019-06-13T14:41:00Z">
              <w:r w:rsidDel="00800DC9">
                <w:delText>56, 64</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43" w:author="Amram, Lior" w:date="2019-06-13T14:41:00Z"/>
              </w:rPr>
            </w:pPr>
            <w:del w:id="124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45" w:author="Amram, Lior" w:date="2019-06-13T14:41:00Z"/>
              </w:rPr>
            </w:pPr>
            <w:del w:id="1246" w:author="Amram, Lior" w:date="2019-06-13T14:41:00Z">
              <w:r w:rsidDel="00800DC9">
                <w:rPr>
                  <w:rFonts w:ascii="Times New Roman" w:hAnsi="Times New Roman" w:cs="Times New Roman"/>
                  <w:sz w:val="18"/>
                  <w:szCs w:val="18"/>
                </w:rPr>
                <w:delText>PrimaryChannelUpperBehavior, DFS_50_100_Behavior, UseEirpForVHTTxPowEnv</w:delText>
              </w:r>
            </w:del>
          </w:p>
        </w:tc>
      </w:tr>
      <w:tr w:rsidR="00740317" w:rsidDel="00800DC9">
        <w:trPr>
          <w:divId w:val="232"/>
          <w:trHeight w:val="1360"/>
          <w:del w:id="124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48" w:author="Amram, Lior" w:date="2019-06-13T14:41:00Z"/>
              </w:rPr>
            </w:pPr>
            <w:del w:id="1249" w:author="Amram, Lior" w:date="2019-06-13T14:41:00Z">
              <w:r w:rsidDel="00800DC9">
                <w:delText>121</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50" w:author="Amram, Lior" w:date="2019-06-13T14:41:00Z"/>
              </w:rPr>
            </w:pPr>
            <w:del w:id="1251" w:author="Amram, Lior" w:date="2019-06-13T14:41:00Z">
              <w:r w:rsidDel="00800DC9">
                <w:delText>E-1-4,</w:delText>
              </w:r>
              <w:r w:rsidDel="00800DC9">
                <w:br/>
                <w:delText>E-2-3,</w:delText>
              </w:r>
              <w:r w:rsidDel="00800DC9">
                <w:br/>
                <w:delText>E-3-34,35,58</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52" w:author="Amram, Lior" w:date="2019-06-13T14:41:00Z"/>
              </w:rPr>
            </w:pPr>
            <w:del w:id="125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54" w:author="Amram, Lior" w:date="2019-06-13T14:41:00Z"/>
              </w:rPr>
            </w:pPr>
            <w:del w:id="125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56" w:author="Amram, Lior" w:date="2019-06-13T14:41:00Z"/>
              </w:rPr>
            </w:pPr>
            <w:del w:id="1257" w:author="Amram, Lior" w:date="2019-06-13T14:41:00Z">
              <w:r w:rsidDel="00800DC9">
                <w:delText>100, 104, 108, 112, 116, 120, 124, 128, 132, 136, 140</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58" w:author="Amram, Lior" w:date="2019-06-13T14:41:00Z"/>
              </w:rPr>
            </w:pPr>
            <w:del w:id="125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60" w:author="Amram, Lior" w:date="2019-06-13T14:41:00Z"/>
              </w:rPr>
            </w:pPr>
            <w:del w:id="1261" w:author="Amram, Lior" w:date="2019-06-13T14:41:00Z">
              <w:r w:rsidDel="00800DC9">
                <w:rPr>
                  <w:rFonts w:ascii="Times New Roman" w:hAnsi="Times New Roman" w:cs="Times New Roman"/>
                  <w:sz w:val="18"/>
                  <w:szCs w:val="18"/>
                </w:rPr>
                <w:delText> DFS_50_100_Behavior, UseEirpForVHTTxPowEnv</w:delText>
              </w:r>
            </w:del>
          </w:p>
        </w:tc>
      </w:tr>
      <w:tr w:rsidR="00740317" w:rsidDel="00800DC9">
        <w:trPr>
          <w:divId w:val="232"/>
          <w:trHeight w:val="960"/>
          <w:del w:id="126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63" w:author="Amram, Lior" w:date="2019-06-13T14:41:00Z"/>
              </w:rPr>
            </w:pPr>
            <w:del w:id="1264" w:author="Amram, Lior" w:date="2019-06-13T14:41:00Z">
              <w:r w:rsidDel="00800DC9">
                <w:delText>122</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65" w:author="Amram, Lior" w:date="2019-06-13T14:41:00Z"/>
              </w:rPr>
            </w:pPr>
            <w:del w:id="1266" w:author="Amram, Lior" w:date="2019-06-13T14:41:00Z">
              <w:r w:rsidDel="00800DC9">
                <w:delText>E-1-24,</w:delText>
              </w:r>
              <w:r w:rsidDel="00800DC9">
                <w:br/>
                <w:delText>E-2-7,</w:delText>
              </w:r>
              <w:r w:rsidDel="00800DC9">
                <w:br/>
                <w:delText>E-3-39,40</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67" w:author="Amram, Lior" w:date="2019-06-13T14:41:00Z"/>
              </w:rPr>
            </w:pPr>
            <w:del w:id="126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69" w:author="Amram, Lior" w:date="2019-06-13T14:41:00Z"/>
              </w:rPr>
            </w:pPr>
            <w:del w:id="127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71" w:author="Amram, Lior" w:date="2019-06-13T14:41:00Z"/>
              </w:rPr>
            </w:pPr>
            <w:del w:id="1272" w:author="Amram, Lior" w:date="2019-06-13T14:41:00Z">
              <w:r w:rsidDel="00800DC9">
                <w:delText>100, 108, 116, 124, 132</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73" w:author="Amram, Lior" w:date="2019-06-13T14:41:00Z"/>
              </w:rPr>
            </w:pPr>
            <w:del w:id="127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75" w:author="Amram, Lior" w:date="2019-06-13T14:41:00Z"/>
              </w:rPr>
            </w:pPr>
            <w:del w:id="1276" w:author="Amram, Lior" w:date="2019-06-13T14:41:00Z">
              <w:r w:rsidDel="00800DC9">
                <w:rPr>
                  <w:rFonts w:ascii="Times New Roman" w:hAnsi="Times New Roman" w:cs="Times New Roman"/>
                  <w:sz w:val="18"/>
                  <w:szCs w:val="18"/>
                </w:rPr>
                <w:delText>PrimaryChannelLowerBehavior, DFS_50_100_Behavior, UseEirpForVHTTxPowEnv</w:delText>
              </w:r>
            </w:del>
          </w:p>
        </w:tc>
      </w:tr>
      <w:tr w:rsidR="00740317" w:rsidDel="00800DC9">
        <w:trPr>
          <w:divId w:val="232"/>
          <w:trHeight w:val="960"/>
          <w:del w:id="127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78" w:author="Amram, Lior" w:date="2019-06-13T14:41:00Z"/>
              </w:rPr>
            </w:pPr>
            <w:del w:id="1279" w:author="Amram, Lior" w:date="2019-06-13T14:41:00Z">
              <w:r w:rsidDel="00800DC9">
                <w:delText>123</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80" w:author="Amram, Lior" w:date="2019-06-13T14:41:00Z"/>
              </w:rPr>
            </w:pPr>
            <w:del w:id="1281" w:author="Amram, Lior" w:date="2019-06-13T14:41:00Z">
              <w:r w:rsidDel="00800DC9">
                <w:delText>E-1-29,</w:delText>
              </w:r>
              <w:r w:rsidDel="00800DC9">
                <w:br/>
                <w:delText>E-2-10,</w:delText>
              </w:r>
              <w:r w:rsidDel="00800DC9">
                <w:br/>
                <w:delText>E-3-44,45</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82" w:author="Amram, Lior" w:date="2019-06-13T14:41:00Z"/>
              </w:rPr>
            </w:pPr>
            <w:del w:id="128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84" w:author="Amram, Lior" w:date="2019-06-13T14:41:00Z"/>
              </w:rPr>
            </w:pPr>
            <w:del w:id="128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86" w:author="Amram, Lior" w:date="2019-06-13T14:41:00Z"/>
              </w:rPr>
            </w:pPr>
            <w:del w:id="1287" w:author="Amram, Lior" w:date="2019-06-13T14:41:00Z">
              <w:r w:rsidDel="00800DC9">
                <w:delText>104, 112, 120, 128, 136</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88" w:author="Amram, Lior" w:date="2019-06-13T14:41:00Z"/>
              </w:rPr>
            </w:pPr>
            <w:del w:id="128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90" w:author="Amram, Lior" w:date="2019-06-13T14:41:00Z"/>
              </w:rPr>
            </w:pPr>
            <w:del w:id="1291" w:author="Amram, Lior" w:date="2019-06-13T14:41:00Z">
              <w:r w:rsidDel="00800DC9">
                <w:rPr>
                  <w:rFonts w:ascii="Times New Roman" w:hAnsi="Times New Roman" w:cs="Times New Roman"/>
                  <w:sz w:val="18"/>
                  <w:szCs w:val="18"/>
                </w:rPr>
                <w:delText>PrimaryChannelUpperBehavior, DFS_50_100_Behavior, UseEirpForVHTTxPowEnv</w:delText>
              </w:r>
            </w:del>
          </w:p>
        </w:tc>
      </w:tr>
      <w:tr w:rsidR="00740317" w:rsidDel="00800DC9">
        <w:trPr>
          <w:divId w:val="232"/>
          <w:trHeight w:val="760"/>
          <w:del w:id="129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93" w:author="Amram, Lior" w:date="2019-06-13T14:41:00Z"/>
              </w:rPr>
            </w:pPr>
            <w:del w:id="1294" w:author="Amram, Lior" w:date="2019-06-13T14:41:00Z">
              <w:r w:rsidDel="00800DC9">
                <w:delText>124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95" w:author="Amram, Lior" w:date="2019-06-13T14:41:00Z"/>
              </w:rPr>
            </w:pPr>
            <w:del w:id="1296" w:author="Amram, Lior" w:date="2019-06-13T14:41:00Z">
              <w:r w:rsidDel="00800DC9">
                <w:delText>E-1-3</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97" w:author="Amram, Lior" w:date="2019-06-13T14:41:00Z"/>
              </w:rPr>
            </w:pPr>
            <w:del w:id="129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299" w:author="Amram, Lior" w:date="2019-06-13T14:41:00Z"/>
              </w:rPr>
            </w:pPr>
            <w:del w:id="1300"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01" w:author="Amram, Lior" w:date="2019-06-13T14:41:00Z"/>
              </w:rPr>
            </w:pPr>
            <w:del w:id="1302" w:author="Amram, Lior" w:date="2019-06-13T14:41:00Z">
              <w:r w:rsidDel="00800DC9">
                <w:delText>149, 153, 157, 161</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03" w:author="Amram, Lior" w:date="2019-06-13T14:41:00Z"/>
              </w:rPr>
            </w:pPr>
            <w:del w:id="130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05" w:author="Amram, Lior" w:date="2019-06-13T14:41:00Z"/>
              </w:rPr>
            </w:pPr>
            <w:del w:id="1306" w:author="Amram, Lior" w:date="2019-06-13T14:41:00Z">
              <w:r w:rsidDel="00800DC9">
                <w:rPr>
                  <w:rFonts w:ascii="Times New Roman" w:hAnsi="Times New Roman" w:cs="Times New Roman"/>
                  <w:sz w:val="18"/>
                  <w:szCs w:val="18"/>
                </w:rPr>
                <w:delText>NomadicBehavior, UseEirpForVHTTxPowEnv</w:delText>
              </w:r>
            </w:del>
          </w:p>
        </w:tc>
      </w:tr>
      <w:tr w:rsidR="00740317" w:rsidDel="00800DC9">
        <w:trPr>
          <w:divId w:val="232"/>
          <w:trHeight w:val="760"/>
          <w:del w:id="130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08" w:author="Amram, Lior" w:date="2019-06-13T14:41:00Z"/>
              </w:rPr>
            </w:pPr>
            <w:del w:id="1309" w:author="Amram, Lior" w:date="2019-06-13T14:41:00Z">
              <w:r w:rsidDel="00800DC9">
                <w:delText>125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10" w:author="Amram, Lior" w:date="2019-06-13T14:41:00Z"/>
              </w:rPr>
            </w:pPr>
            <w:del w:id="1311" w:author="Amram, Lior" w:date="2019-06-13T14:41:00Z">
              <w:r w:rsidDel="00800DC9">
                <w:delText>E-1-5,</w:delText>
              </w:r>
              <w:r w:rsidDel="00800DC9">
                <w:br/>
                <w:delText>E-2-17,</w:delText>
              </w:r>
              <w:r w:rsidDel="00800DC9">
                <w:br/>
                <w:delText>E-5-3</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12" w:author="Amram, Lior" w:date="2019-06-13T14:41:00Z"/>
              </w:rPr>
            </w:pPr>
            <w:del w:id="131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14" w:author="Amram, Lior" w:date="2019-06-13T14:41:00Z"/>
              </w:rPr>
            </w:pPr>
            <w:del w:id="1315" w:author="Amram, Lior" w:date="2019-06-13T14:41:00Z">
              <w:r w:rsidDel="00800DC9">
                <w:delText>20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16" w:author="Amram, Lior" w:date="2019-06-13T14:41:00Z"/>
              </w:rPr>
            </w:pPr>
            <w:del w:id="1317" w:author="Amram, Lior" w:date="2019-06-13T14:41:00Z">
              <w:r w:rsidDel="00800DC9">
                <w:delText>149, 153, 157, 161, 165, 169</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18" w:author="Amram, Lior" w:date="2019-06-13T14:41:00Z"/>
              </w:rPr>
            </w:pPr>
            <w:del w:id="131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20" w:author="Amram, Lior" w:date="2019-06-13T14:41:00Z"/>
              </w:rPr>
            </w:pPr>
            <w:del w:id="1321" w:author="Amram, Lior" w:date="2019-06-13T14:41:00Z">
              <w:r w:rsidDel="00800DC9">
                <w:rPr>
                  <w:rFonts w:ascii="Times New Roman" w:hAnsi="Times New Roman" w:cs="Times New Roman"/>
                  <w:sz w:val="18"/>
                  <w:szCs w:val="18"/>
                </w:rPr>
                <w:delText>LicenseExemptBehavior, UseEirpForVHTTxPowEnv</w:delText>
              </w:r>
            </w:del>
          </w:p>
        </w:tc>
      </w:tr>
      <w:tr w:rsidR="00740317" w:rsidDel="00800DC9">
        <w:trPr>
          <w:divId w:val="232"/>
          <w:trHeight w:val="760"/>
          <w:del w:id="132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23" w:author="Amram, Lior" w:date="2019-06-13T14:41:00Z"/>
              </w:rPr>
            </w:pPr>
            <w:del w:id="1324" w:author="Amram, Lior" w:date="2019-06-13T14:41:00Z">
              <w:r w:rsidDel="00800DC9">
                <w:delText>126</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25" w:author="Amram, Lior" w:date="2019-06-13T14:41:00Z"/>
              </w:rPr>
            </w:pPr>
            <w:del w:id="1326" w:author="Amram, Lior" w:date="2019-06-13T14:41:00Z">
              <w:r w:rsidDel="00800DC9">
                <w:delText>E-1-25,26,</w:delText>
              </w:r>
              <w:r w:rsidDel="00800DC9">
                <w:br/>
                <w:delText>E-5-6</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27" w:author="Amram, Lior" w:date="2019-06-13T14:41:00Z"/>
              </w:rPr>
            </w:pPr>
            <w:del w:id="132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29" w:author="Amram, Lior" w:date="2019-06-13T14:41:00Z"/>
              </w:rPr>
            </w:pPr>
            <w:del w:id="1330"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31" w:author="Amram, Lior" w:date="2019-06-13T14:41:00Z"/>
              </w:rPr>
            </w:pPr>
            <w:del w:id="1332" w:author="Amram, Lior" w:date="2019-06-13T14:41:00Z">
              <w:r w:rsidDel="00800DC9">
                <w:delText>149, 157</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33" w:author="Amram, Lior" w:date="2019-06-13T14:41:00Z"/>
              </w:rPr>
            </w:pPr>
            <w:del w:id="133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35" w:author="Amram, Lior" w:date="2019-06-13T14:41:00Z"/>
              </w:rPr>
            </w:pPr>
            <w:del w:id="1336" w:author="Amram, Lior" w:date="2019-06-13T14:41:00Z">
              <w:r w:rsidDel="00800DC9">
                <w:rPr>
                  <w:rFonts w:ascii="Times New Roman" w:hAnsi="Times New Roman" w:cs="Times New Roman"/>
                  <w:sz w:val="18"/>
                  <w:szCs w:val="18"/>
                </w:rPr>
                <w:delText>PrimaryChannelLowerBehavior, UseEirpForVHTTxPowEnv</w:delText>
              </w:r>
            </w:del>
          </w:p>
        </w:tc>
      </w:tr>
      <w:tr w:rsidR="00740317" w:rsidDel="00800DC9">
        <w:trPr>
          <w:divId w:val="232"/>
          <w:trHeight w:val="760"/>
          <w:del w:id="133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38" w:author="Amram, Lior" w:date="2019-06-13T14:41:00Z"/>
              </w:rPr>
            </w:pPr>
            <w:del w:id="1339" w:author="Amram, Lior" w:date="2019-06-13T14:41:00Z">
              <w:r w:rsidDel="00800DC9">
                <w:delText>127</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40" w:author="Amram, Lior" w:date="2019-06-13T14:41:00Z"/>
              </w:rPr>
            </w:pPr>
            <w:del w:id="1341" w:author="Amram, Lior" w:date="2019-06-13T14:41:00Z">
              <w:r w:rsidDel="00800DC9">
                <w:delText>E-1-30,31</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42" w:author="Amram, Lior" w:date="2019-06-13T14:41:00Z"/>
              </w:rPr>
            </w:pPr>
            <w:del w:id="134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44" w:author="Amram, Lior" w:date="2019-06-13T14:41:00Z"/>
              </w:rPr>
            </w:pPr>
            <w:del w:id="1345" w:author="Amram, Lior" w:date="2019-06-13T14:41:00Z">
              <w:r w:rsidDel="00800DC9">
                <w:delText>40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46" w:author="Amram, Lior" w:date="2019-06-13T14:41:00Z"/>
              </w:rPr>
            </w:pPr>
            <w:del w:id="1347" w:author="Amram, Lior" w:date="2019-06-13T14:41:00Z">
              <w:r w:rsidDel="00800DC9">
                <w:delText>153, 161</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48" w:author="Amram, Lior" w:date="2019-06-13T14:41:00Z"/>
              </w:rPr>
            </w:pPr>
            <w:del w:id="134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50" w:author="Amram, Lior" w:date="2019-06-13T14:41:00Z"/>
              </w:rPr>
            </w:pPr>
            <w:del w:id="1351" w:author="Amram, Lior" w:date="2019-06-13T14:41:00Z">
              <w:r w:rsidDel="00800DC9">
                <w:rPr>
                  <w:rFonts w:ascii="Times New Roman" w:hAnsi="Times New Roman" w:cs="Times New Roman"/>
                  <w:sz w:val="18"/>
                  <w:szCs w:val="18"/>
                </w:rPr>
                <w:delText>PrimaryChannelUpperBehavior, UseEirpForVHTTxPowEnv</w:delText>
              </w:r>
            </w:del>
          </w:p>
        </w:tc>
      </w:tr>
      <w:tr w:rsidR="00740317" w:rsidDel="00800DC9">
        <w:trPr>
          <w:divId w:val="232"/>
          <w:trHeight w:val="960"/>
          <w:del w:id="135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53" w:author="Amram, Lior" w:date="2019-06-13T14:41:00Z"/>
              </w:rPr>
            </w:pPr>
            <w:del w:id="1354" w:author="Amram, Lior" w:date="2019-06-13T14:41:00Z">
              <w:r w:rsidDel="00800DC9">
                <w:delText>128</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55" w:author="Amram, Lior" w:date="2019-06-13T14:41:00Z"/>
              </w:rPr>
            </w:pPr>
            <w:del w:id="1356" w:author="Amram, Lior" w:date="2019-06-13T14:41:00Z">
              <w:r w:rsidDel="00800DC9">
                <w:delText>E-1-128,</w:delText>
              </w:r>
              <w:r w:rsidDel="00800DC9">
                <w:br/>
                <w:delText>E-2-128,</w:delText>
              </w:r>
              <w:r w:rsidDel="00800DC9">
                <w:br/>
                <w:delText>E-3-128</w:delText>
              </w:r>
              <w:r w:rsidDel="00800DC9">
                <w:br/>
                <w:delText>E-5-128</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57" w:author="Amram, Lior" w:date="2019-06-13T14:41:00Z"/>
              </w:rPr>
            </w:pPr>
            <w:del w:id="135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59" w:author="Amram, Lior" w:date="2019-06-13T14:41:00Z"/>
              </w:rPr>
            </w:pPr>
            <w:del w:id="1360" w:author="Amram, Lior" w:date="2019-06-13T14:41:00Z">
              <w:r w:rsidDel="00800DC9">
                <w:delText>80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61" w:author="Amram, Lior" w:date="2019-06-13T14:41:00Z"/>
              </w:rPr>
            </w:pPr>
            <w:del w:id="1362"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63" w:author="Amram, Lior" w:date="2019-06-13T14:41:00Z"/>
              </w:rPr>
            </w:pPr>
            <w:del w:id="1364" w:author="Amram, Lior" w:date="2019-06-13T14:41:00Z">
              <w:r w:rsidDel="00800DC9">
                <w:delText>42, 58, 106, 122, 138, 155</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65" w:author="Amram, Lior" w:date="2019-06-13T14:41:00Z"/>
              </w:rPr>
            </w:pPr>
            <w:del w:id="1366" w:author="Amram, Lior" w:date="2019-06-13T14:41:00Z">
              <w:r w:rsidDel="00800DC9">
                <w:rPr>
                  <w:rFonts w:ascii="Times New Roman" w:hAnsi="Times New Roman" w:cs="Times New Roman"/>
                  <w:sz w:val="18"/>
                  <w:szCs w:val="18"/>
                </w:rPr>
                <w:delText>UseEirpForVHTTxPowEnv</w:delText>
              </w:r>
            </w:del>
          </w:p>
        </w:tc>
      </w:tr>
      <w:tr w:rsidR="00740317" w:rsidDel="00800DC9">
        <w:trPr>
          <w:divId w:val="232"/>
          <w:trHeight w:val="960"/>
          <w:del w:id="136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68" w:author="Amram, Lior" w:date="2019-06-13T14:41:00Z"/>
              </w:rPr>
            </w:pPr>
            <w:del w:id="1369" w:author="Amram, Lior" w:date="2019-06-13T14:41:00Z">
              <w:r w:rsidDel="00800DC9">
                <w:delText>129</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70" w:author="Amram, Lior" w:date="2019-06-13T14:41:00Z"/>
              </w:rPr>
            </w:pPr>
            <w:del w:id="1371" w:author="Amram, Lior" w:date="2019-06-13T14:41:00Z">
              <w:r w:rsidDel="00800DC9">
                <w:delText>E-1-129,</w:delText>
              </w:r>
              <w:r w:rsidDel="00800DC9">
                <w:br/>
                <w:delText>E-2-129,</w:delText>
              </w:r>
              <w:r w:rsidDel="00800DC9">
                <w:br/>
                <w:delText>E-3-129</w:delText>
              </w:r>
              <w:r w:rsidDel="00800DC9">
                <w:br/>
                <w:delText>E-5-129</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72" w:author="Amram, Lior" w:date="2019-06-13T14:41:00Z"/>
              </w:rPr>
            </w:pPr>
            <w:del w:id="1373"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74" w:author="Amram, Lior" w:date="2019-06-13T14:41:00Z"/>
              </w:rPr>
            </w:pPr>
            <w:del w:id="1375" w:author="Amram, Lior" w:date="2019-06-13T14:41:00Z">
              <w:r w:rsidDel="00800DC9">
                <w:delText>160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76" w:author="Amram, Lior" w:date="2019-06-13T14:41:00Z"/>
              </w:rPr>
            </w:pPr>
            <w:del w:id="1377"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78" w:author="Amram, Lior" w:date="2019-06-13T14:41:00Z"/>
              </w:rPr>
            </w:pPr>
            <w:del w:id="1379" w:author="Amram, Lior" w:date="2019-06-13T14:41:00Z">
              <w:r w:rsidDel="00800DC9">
                <w:delText>50, 114</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80" w:author="Amram, Lior" w:date="2019-06-13T14:41:00Z"/>
              </w:rPr>
            </w:pPr>
            <w:del w:id="1381" w:author="Amram, Lior" w:date="2019-06-13T14:41:00Z">
              <w:r w:rsidDel="00800DC9">
                <w:rPr>
                  <w:rFonts w:ascii="Times New Roman" w:hAnsi="Times New Roman" w:cs="Times New Roman"/>
                  <w:sz w:val="18"/>
                  <w:szCs w:val="18"/>
                </w:rPr>
                <w:delText>UseEirpForVHTTxPowEnv</w:delText>
              </w:r>
            </w:del>
          </w:p>
        </w:tc>
      </w:tr>
      <w:tr w:rsidR="00740317" w:rsidDel="00800DC9">
        <w:trPr>
          <w:divId w:val="232"/>
          <w:trHeight w:val="960"/>
          <w:del w:id="138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83" w:author="Amram, Lior" w:date="2019-06-13T14:41:00Z"/>
              </w:rPr>
            </w:pPr>
            <w:del w:id="1384" w:author="Amram, Lior" w:date="2019-06-13T14:41:00Z">
              <w:r w:rsidDel="00800DC9">
                <w:delText>130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85" w:author="Amram, Lior" w:date="2019-06-13T14:41:00Z"/>
              </w:rPr>
            </w:pPr>
            <w:del w:id="1386" w:author="Amram, Lior" w:date="2019-06-13T14:41:00Z">
              <w:r w:rsidDel="00800DC9">
                <w:delText>E-1-130,</w:delText>
              </w:r>
              <w:r w:rsidDel="00800DC9">
                <w:br/>
                <w:delText>E-2-130,</w:delText>
              </w:r>
              <w:r w:rsidDel="00800DC9">
                <w:br/>
                <w:delText>E-3-130</w:delText>
              </w:r>
              <w:r w:rsidDel="00800DC9">
                <w:br/>
                <w:delText>E-5-130</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87" w:author="Amram, Lior" w:date="2019-06-13T14:41:00Z"/>
              </w:rPr>
            </w:pPr>
            <w:del w:id="1388" w:author="Amram, Lior" w:date="2019-06-13T14:41:00Z">
              <w:r w:rsidDel="00800DC9">
                <w:delText>5</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89" w:author="Amram, Lior" w:date="2019-06-13T14:41:00Z"/>
              </w:rPr>
            </w:pPr>
            <w:del w:id="1390" w:author="Amram, Lior" w:date="2019-06-13T14:41:00Z">
              <w:r w:rsidDel="00800DC9">
                <w:delText>80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91" w:author="Amram, Lior" w:date="2019-06-13T14:41:00Z"/>
              </w:rPr>
            </w:pPr>
            <w:del w:id="1392"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93" w:author="Amram, Lior" w:date="2019-06-13T14:41:00Z"/>
              </w:rPr>
            </w:pPr>
            <w:del w:id="1394" w:author="Amram, Lior" w:date="2019-06-13T14:41:00Z">
              <w:r w:rsidDel="00800DC9">
                <w:delText>42, 58, 106, 122, 138, 155</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95" w:author="Amram, Lior" w:date="2019-06-13T14:41:00Z"/>
              </w:rPr>
            </w:pPr>
            <w:del w:id="1396" w:author="Amram, Lior" w:date="2019-06-13T14:41:00Z">
              <w:r w:rsidDel="00800DC9">
                <w:rPr>
                  <w:shd w:val="clear" w:color="auto" w:fill="FFFF99"/>
                </w:rPr>
                <w:delText>80+</w:delText>
              </w:r>
              <w:r w:rsidDel="00800DC9">
                <w:delText>,</w:delText>
              </w:r>
              <w:r w:rsidDel="00800DC9">
                <w:br/>
                <w:delText>UseEirpForVHTTxPowEnv</w:delText>
              </w:r>
            </w:del>
          </w:p>
        </w:tc>
      </w:tr>
      <w:tr w:rsidR="00740317" w:rsidDel="00800DC9">
        <w:trPr>
          <w:divId w:val="232"/>
          <w:trHeight w:val="560"/>
          <w:del w:id="139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398" w:author="Amram, Lior" w:date="2019-06-13T14:41:00Z"/>
              </w:rPr>
            </w:pPr>
            <w:del w:id="1399" w:author="Amram, Lior" w:date="2019-06-13T14:41:00Z">
              <w:r w:rsidDel="00800DC9">
                <w:delText>131–179</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00" w:author="Amram, Lior" w:date="2019-06-13T14:41:00Z"/>
              </w:rPr>
            </w:pPr>
            <w:del w:id="140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02" w:author="Amram, Lior" w:date="2019-06-13T14:41:00Z"/>
              </w:rPr>
            </w:pPr>
            <w:del w:id="1403"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04" w:author="Amram, Lior" w:date="2019-06-13T14:41:00Z"/>
              </w:rPr>
            </w:pPr>
            <w:del w:id="1405"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06" w:author="Amram, Lior" w:date="2019-06-13T14:41:00Z"/>
              </w:rPr>
            </w:pPr>
            <w:del w:id="1407"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08" w:author="Amram, Lior" w:date="2019-06-13T14:41:00Z"/>
              </w:rPr>
            </w:pPr>
            <w:del w:id="1409"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10" w:author="Amram, Lior" w:date="2019-06-13T14:41:00Z"/>
              </w:rPr>
            </w:pPr>
            <w:del w:id="1411" w:author="Amram, Lior" w:date="2019-06-13T14:41:00Z">
              <w:r w:rsidDel="00800DC9">
                <w:delText>Reserved</w:delText>
              </w:r>
            </w:del>
          </w:p>
        </w:tc>
      </w:tr>
      <w:tr w:rsidR="00740317" w:rsidDel="00800DC9">
        <w:trPr>
          <w:divId w:val="232"/>
          <w:trHeight w:val="760"/>
          <w:del w:id="141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13" w:author="Amram, Lior" w:date="2019-06-13T14:41:00Z"/>
              </w:rPr>
            </w:pPr>
            <w:del w:id="1414" w:author="Amram, Lior" w:date="2019-06-13T14:41:00Z">
              <w:r w:rsidDel="00800DC9">
                <w:delText>180</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15" w:author="Amram, Lior" w:date="2019-06-13T14:41:00Z"/>
              </w:rPr>
            </w:pPr>
            <w:del w:id="1416" w:author="Amram, Lior" w:date="2019-06-13T14:41:00Z">
              <w:r w:rsidDel="00800DC9">
                <w:delText>E-1-34,</w:delText>
              </w:r>
              <w:r w:rsidDel="00800DC9">
                <w:br/>
                <w:delText>E-2-18,</w:delText>
              </w:r>
              <w:r w:rsidDel="00800DC9">
                <w:br/>
                <w:delText>E-3-59</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17" w:author="Amram, Lior" w:date="2019-06-13T14:41:00Z"/>
              </w:rPr>
            </w:pPr>
            <w:del w:id="1418" w:author="Amram, Lior" w:date="2019-06-13T14:41:00Z">
              <w:r w:rsidDel="00800DC9">
                <w:delText>56.16</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19" w:author="Amram, Lior" w:date="2019-06-13T14:41:00Z"/>
              </w:rPr>
            </w:pPr>
            <w:del w:id="1420" w:author="Amram, Lior" w:date="2019-06-13T14:41:00Z">
              <w:r w:rsidDel="00800DC9">
                <w:delText>2160</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21" w:author="Amram, Lior" w:date="2019-06-13T14:41:00Z"/>
              </w:rPr>
            </w:pPr>
            <w:del w:id="1422" w:author="Amram, Lior" w:date="2019-06-13T14:41:00Z">
              <w:r w:rsidDel="00800DC9">
                <w:delText>1, 2, 3, 4, 5, 6</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23" w:author="Amram, Lior" w:date="2019-06-13T14:41:00Z"/>
              </w:rPr>
            </w:pPr>
            <w:del w:id="142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25" w:author="Amram, Lior" w:date="2019-06-13T14:41:00Z"/>
              </w:rPr>
            </w:pPr>
            <w:del w:id="1426" w:author="Amram, Lior" w:date="2019-06-13T14:41:00Z">
              <w:r w:rsidDel="00800DC9">
                <w:delText>—</w:delText>
              </w:r>
            </w:del>
          </w:p>
        </w:tc>
      </w:tr>
      <w:tr w:rsidR="00740317" w:rsidDel="00800DC9">
        <w:trPr>
          <w:divId w:val="232"/>
          <w:trHeight w:val="360"/>
          <w:del w:id="142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28" w:author="Amram, Lior" w:date="2019-06-13T14:41:00Z"/>
              </w:rPr>
            </w:pPr>
            <w:del w:id="1429" w:author="Amram, Lior" w:date="2019-06-13T14:41:00Z">
              <w:r w:rsidDel="00800DC9">
                <w:delText>181–191</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30" w:author="Amram, Lior" w:date="2019-06-13T14:41:00Z"/>
              </w:rPr>
            </w:pPr>
            <w:del w:id="143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32" w:author="Amram, Lior" w:date="2019-06-13T14:41:00Z"/>
              </w:rPr>
            </w:pPr>
            <w:del w:id="1433"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34" w:author="Amram, Lior" w:date="2019-06-13T14:41:00Z"/>
              </w:rPr>
            </w:pPr>
            <w:del w:id="1435"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36" w:author="Amram, Lior" w:date="2019-06-13T14:41:00Z"/>
              </w:rPr>
            </w:pPr>
            <w:del w:id="1437"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38" w:author="Amram, Lior" w:date="2019-06-13T14:41:00Z"/>
              </w:rPr>
            </w:pPr>
            <w:del w:id="143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40" w:author="Amram, Lior" w:date="2019-06-13T14:41:00Z"/>
              </w:rPr>
            </w:pPr>
            <w:del w:id="1441" w:author="Amram, Lior" w:date="2019-06-13T14:41:00Z">
              <w:r w:rsidDel="00800DC9">
                <w:delText>Reserved</w:delText>
              </w:r>
            </w:del>
          </w:p>
        </w:tc>
      </w:tr>
      <w:tr w:rsidR="00740317" w:rsidDel="00800DC9">
        <w:trPr>
          <w:divId w:val="232"/>
          <w:trHeight w:val="560"/>
          <w:del w:id="1442"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43" w:author="Amram, Lior" w:date="2019-06-13T14:41:00Z"/>
              </w:rPr>
            </w:pPr>
            <w:del w:id="1444" w:author="Amram, Lior" w:date="2019-06-13T14:41:00Z">
              <w:r w:rsidDel="00800DC9">
                <w:delText>192–254</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45" w:author="Amram, Lior" w:date="2019-06-13T14:41:00Z"/>
              </w:rPr>
            </w:pPr>
            <w:del w:id="1446"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47" w:author="Amram, Lior" w:date="2019-06-13T14:41:00Z"/>
              </w:rPr>
            </w:pPr>
            <w:del w:id="1448" w:author="Amram, Lior" w:date="2019-06-13T14:41:00Z">
              <w:r w:rsidDel="00800DC9">
                <w:delText>Vendor specific</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49" w:author="Amram, Lior" w:date="2019-06-13T14:41:00Z"/>
              </w:rPr>
            </w:pPr>
            <w:del w:id="1450" w:author="Amram, Lior" w:date="2019-06-13T14:41:00Z">
              <w:r w:rsidDel="00800DC9">
                <w:delText>Vendor specific</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51" w:author="Amram, Lior" w:date="2019-06-13T14:41:00Z"/>
              </w:rPr>
            </w:pPr>
            <w:del w:id="1452" w:author="Amram, Lior" w:date="2019-06-13T14:41:00Z">
              <w:r w:rsidDel="00800DC9">
                <w:delText>Vendor specific</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53" w:author="Amram, Lior" w:date="2019-06-13T14:41:00Z"/>
              </w:rPr>
            </w:pPr>
            <w:del w:id="1454"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55" w:author="Amram, Lior" w:date="2019-06-13T14:41:00Z"/>
              </w:rPr>
            </w:pPr>
            <w:del w:id="1456" w:author="Amram, Lior" w:date="2019-06-13T14:41:00Z">
              <w:r w:rsidDel="00800DC9">
                <w:delText>Vendor specific</w:delText>
              </w:r>
            </w:del>
          </w:p>
        </w:tc>
      </w:tr>
      <w:tr w:rsidR="00740317" w:rsidDel="00800DC9">
        <w:trPr>
          <w:divId w:val="232"/>
          <w:trHeight w:val="360"/>
          <w:del w:id="1457" w:author="Amram, Lior" w:date="2019-06-13T14:41:00Z"/>
        </w:trPr>
        <w:tc>
          <w:tcPr>
            <w:tcW w:w="1100" w:type="dxa"/>
            <w:tcBorders>
              <w:left w:val="single" w:sz="16" w:space="0" w:color="auto"/>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58" w:author="Amram, Lior" w:date="2019-06-13T14:41:00Z"/>
              </w:rPr>
            </w:pPr>
            <w:del w:id="1459" w:author="Amram, Lior" w:date="2019-06-13T14:41:00Z">
              <w:r w:rsidDel="00800DC9">
                <w:delText>255</w:delText>
              </w:r>
            </w:del>
          </w:p>
        </w:tc>
        <w:tc>
          <w:tcPr>
            <w:tcW w:w="110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60" w:author="Amram, Lior" w:date="2019-06-13T14:41:00Z"/>
              </w:rPr>
            </w:pPr>
            <w:del w:id="1461" w:author="Amram, Lior" w:date="2019-06-13T14:41:00Z">
              <w:r w:rsidDel="00800DC9">
                <w:delText>—</w:delText>
              </w:r>
            </w:del>
          </w:p>
        </w:tc>
        <w:tc>
          <w:tcPr>
            <w:tcW w:w="102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62" w:author="Amram, Lior" w:date="2019-06-13T14:41:00Z"/>
              </w:rPr>
            </w:pPr>
            <w:del w:id="1463"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64" w:author="Amram, Lior" w:date="2019-06-13T14:41:00Z"/>
              </w:rPr>
            </w:pPr>
            <w:del w:id="1465" w:author="Amram, Lior" w:date="2019-06-13T14:41:00Z">
              <w:r w:rsidDel="00800DC9">
                <w:delText>Reserved</w:delText>
              </w:r>
            </w:del>
          </w:p>
        </w:tc>
        <w:tc>
          <w:tcPr>
            <w:tcW w:w="96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66" w:author="Amram, Lior" w:date="2019-06-13T14:41:00Z"/>
              </w:rPr>
            </w:pPr>
            <w:del w:id="1467" w:author="Amram, Lior" w:date="2019-06-13T14:41:00Z">
              <w:r w:rsidDel="00800DC9">
                <w:delText>Reserved</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68" w:author="Amram, Lior" w:date="2019-06-13T14:41:00Z"/>
              </w:rPr>
            </w:pPr>
            <w:del w:id="1469" w:author="Amram, Lior" w:date="2019-06-13T14:41:00Z">
              <w:r w:rsidDel="00800DC9">
                <w:delText>—</w:delText>
              </w:r>
            </w:del>
          </w:p>
        </w:tc>
        <w:tc>
          <w:tcPr>
            <w:tcW w:w="1080" w:type="dxa"/>
            <w:tcBorders>
              <w:bottom w:val="single" w:sz="8" w:space="0" w:color="auto"/>
              <w:right w:val="single" w:sz="8" w:space="0" w:color="auto"/>
            </w:tcBorders>
            <w:tcMar>
              <w:top w:w="120" w:type="dxa"/>
              <w:left w:w="120" w:type="dxa"/>
              <w:bottom w:w="60" w:type="dxa"/>
              <w:right w:w="120" w:type="dxa"/>
            </w:tcMar>
          </w:tcPr>
          <w:p w:rsidR="00740317" w:rsidDel="00800DC9" w:rsidRDefault="00CA3CCA">
            <w:pPr>
              <w:divId w:val="138"/>
              <w:rPr>
                <w:del w:id="1470" w:author="Amram, Lior" w:date="2019-06-13T14:41:00Z"/>
              </w:rPr>
            </w:pPr>
            <w:del w:id="1471" w:author="Amram, Lior" w:date="2019-06-13T14:41:00Z">
              <w:r w:rsidDel="00800DC9">
                <w:delText>Reserved</w:delText>
              </w:r>
            </w:del>
          </w:p>
        </w:tc>
      </w:tr>
      <w:tr w:rsidR="00740317" w:rsidDel="00800DC9">
        <w:trPr>
          <w:divId w:val="232"/>
          <w:del w:id="1472" w:author="Amram, Lior" w:date="2019-06-13T14:41:00Z"/>
        </w:trPr>
        <w:tc>
          <w:tcPr>
            <w:tcW w:w="8880" w:type="dxa"/>
            <w:gridSpan w:val="7"/>
            <w:tcBorders>
              <w:left w:val="single" w:sz="16" w:space="0" w:color="auto"/>
              <w:bottom w:val="single" w:sz="16" w:space="0" w:color="auto"/>
              <w:right w:val="single" w:sz="16" w:space="0" w:color="auto"/>
            </w:tcBorders>
            <w:tcMar>
              <w:top w:w="120" w:type="dxa"/>
              <w:left w:w="120" w:type="dxa"/>
              <w:bottom w:w="60" w:type="dxa"/>
              <w:right w:w="120" w:type="dxa"/>
            </w:tcMar>
          </w:tcPr>
          <w:p w:rsidR="00740317" w:rsidDel="00800DC9" w:rsidRDefault="00CA3CCA">
            <w:pPr>
              <w:divId w:val="138"/>
              <w:rPr>
                <w:del w:id="1473" w:author="Amram, Lior" w:date="2019-06-13T14:41:00Z"/>
              </w:rPr>
            </w:pPr>
            <w:del w:id="1474" w:author="Amram, Lior" w:date="2019-06-13T14:41:00Z">
              <w:r w:rsidDel="00800DC9">
                <w:delText>NOTE 1—The channel spacing for operating classes 116, 117, 119, 120, 122, 123, 126, and 127 specifies the maximum radio bandwidth of one frequency segment In these operating classes, the AP operates in a 20/40 MHz BSS, and the operating channel width for a non-AP STA is either 20 MHz or 40 MHz.</w:delText>
              </w:r>
              <w:r w:rsidDel="00800DC9">
                <w:br/>
                <w:delText>NOTE 2—The channel spacing for operating classes 128, 129, and 130 specifies the maximum radio bandwidth of one frequency segment.</w:delText>
              </w:r>
            </w:del>
          </w:p>
        </w:tc>
      </w:tr>
    </w:tbl>
    <w:p w:rsidR="00740317" w:rsidDel="00800DC9" w:rsidRDefault="00CA3CCA">
      <w:pPr>
        <w:divId w:val="138"/>
        <w:rPr>
          <w:del w:id="1475" w:author="Amram, Lior" w:date="2019-06-13T14:41:00Z"/>
        </w:rPr>
        <w:pPrChange w:id="1476" w:author="Amram, Lior" w:date="2019-06-13T14:41:00Z">
          <w:pPr>
            <w:jc w:val="center"/>
            <w:divId w:val="138"/>
          </w:pPr>
        </w:pPrChange>
      </w:pPr>
      <w:del w:id="1477" w:author="Amram, Lior" w:date="2019-06-13T14:41:00Z">
        <w:r w:rsidDel="00800DC9">
          <w:delText>​​</w:delText>
        </w:r>
      </w:del>
    </w:p>
    <w:p w:rsidR="00740317" w:rsidDel="00800DC9" w:rsidRDefault="00CA3CCA">
      <w:pPr>
        <w:divId w:val="138"/>
        <w:rPr>
          <w:del w:id="1478" w:author="Amram, Lior" w:date="2019-06-13T14:41:00Z"/>
        </w:rPr>
      </w:pPr>
      <w:del w:id="1479" w:author="Amram, Lior" w:date="2019-06-13T14:41:00Z">
        <w:r w:rsidDel="00800DC9">
          <w:delText> </w:delText>
        </w:r>
      </w:del>
    </w:p>
    <w:p w:rsidR="00740317" w:rsidDel="00800DC9" w:rsidRDefault="00CA3CCA">
      <w:pPr>
        <w:divId w:val="138"/>
        <w:rPr>
          <w:del w:id="1480" w:author="Amram, Lior" w:date="2019-06-13T14:41:00Z"/>
        </w:rPr>
        <w:pPrChange w:id="1481" w:author="Amram, Lior" w:date="2019-06-13T14:41:00Z">
          <w:pPr>
            <w:jc w:val="center"/>
            <w:divId w:val="138"/>
          </w:pPr>
        </w:pPrChange>
      </w:pPr>
      <w:del w:id="1482" w:author="Amram, Lior" w:date="2019-06-13T14:41:00Z">
        <w:r w:rsidDel="00800DC9">
          <w:rPr>
            <w:rFonts w:cs="Arial"/>
            <w:b/>
          </w:rPr>
          <w:delText>Table D-2 – Behavior limits set</w:delText>
        </w:r>
      </w:del>
    </w:p>
    <w:tbl>
      <w:tblPr>
        <w:tblStyle w:val="PolarionTableNormal"/>
        <w:tblW w:w="0" w:type="auto"/>
        <w:tblLook w:val="04A0" w:firstRow="1" w:lastRow="0" w:firstColumn="1" w:lastColumn="0" w:noHBand="0" w:noVBand="1"/>
      </w:tblPr>
      <w:tblGrid>
        <w:gridCol w:w="1112"/>
        <w:gridCol w:w="2560"/>
        <w:gridCol w:w="5900"/>
      </w:tblGrid>
      <w:tr w:rsidR="00740317" w:rsidDel="00800DC9">
        <w:trPr>
          <w:divId w:val="236"/>
          <w:del w:id="1483" w:author="Amram, Lior" w:date="2019-06-13T14:41:00Z"/>
        </w:trPr>
        <w:tc>
          <w:tcPr>
            <w:tcW w:w="1100" w:type="dxa"/>
            <w:tcMar>
              <w:top w:w="0" w:type="auto"/>
              <w:left w:w="100" w:type="dxa"/>
              <w:bottom w:w="0" w:type="auto"/>
              <w:right w:w="100" w:type="dxa"/>
            </w:tcMar>
          </w:tcPr>
          <w:p w:rsidR="00740317" w:rsidDel="00800DC9" w:rsidRDefault="00CA3CCA">
            <w:pPr>
              <w:divId w:val="138"/>
              <w:rPr>
                <w:del w:id="1484" w:author="Amram, Lior" w:date="2019-06-13T14:41:00Z"/>
              </w:rPr>
            </w:pPr>
            <w:del w:id="1485" w:author="Amram, Lior" w:date="2019-06-13T14:41:00Z">
              <w:r w:rsidDel="00800DC9">
                <w:rPr>
                  <w:b/>
                </w:rPr>
                <w:delText> </w:delText>
              </w:r>
              <w:r w:rsidDel="00800DC9">
                <w:br/>
              </w:r>
              <w:r w:rsidDel="00800DC9">
                <w:rPr>
                  <w:b/>
                </w:rPr>
                <w:delText>Encoding</w:delText>
              </w:r>
              <w:r w:rsidDel="00800DC9">
                <w:br/>
              </w:r>
              <w:r w:rsidDel="00800DC9">
                <w:rPr>
                  <w:b/>
                </w:rPr>
                <w:delText> </w:delText>
              </w:r>
            </w:del>
          </w:p>
        </w:tc>
        <w:tc>
          <w:tcPr>
            <w:tcW w:w="2560" w:type="dxa"/>
            <w:tcMar>
              <w:top w:w="0" w:type="auto"/>
              <w:left w:w="100" w:type="dxa"/>
              <w:bottom w:w="0" w:type="auto"/>
              <w:right w:w="100" w:type="dxa"/>
            </w:tcMar>
          </w:tcPr>
          <w:p w:rsidR="00740317" w:rsidDel="00800DC9" w:rsidRDefault="00CA3CCA">
            <w:pPr>
              <w:divId w:val="138"/>
              <w:rPr>
                <w:del w:id="1486" w:author="Amram, Lior" w:date="2019-06-13T14:41:00Z"/>
              </w:rPr>
            </w:pPr>
            <w:del w:id="1487" w:author="Amram, Lior" w:date="2019-06-13T14:41:00Z">
              <w:r w:rsidDel="00800DC9">
                <w:rPr>
                  <w:b/>
                </w:rPr>
                <w:delText> </w:delText>
              </w:r>
              <w:r w:rsidDel="00800DC9">
                <w:br/>
              </w:r>
              <w:r w:rsidDel="00800DC9">
                <w:rPr>
                  <w:b/>
                </w:rPr>
                <w:delText>Behavior limits set</w:delText>
              </w:r>
              <w:r w:rsidDel="00800DC9">
                <w:br/>
              </w:r>
              <w:r w:rsidDel="00800DC9">
                <w:rPr>
                  <w:b/>
                </w:rPr>
                <w:delText> </w:delText>
              </w:r>
            </w:del>
          </w:p>
        </w:tc>
        <w:tc>
          <w:tcPr>
            <w:tcW w:w="5900" w:type="dxa"/>
            <w:tcMar>
              <w:top w:w="0" w:type="auto"/>
              <w:left w:w="100" w:type="dxa"/>
              <w:bottom w:w="0" w:type="auto"/>
              <w:right w:w="100" w:type="dxa"/>
            </w:tcMar>
          </w:tcPr>
          <w:p w:rsidR="00740317" w:rsidDel="00800DC9" w:rsidRDefault="00CA3CCA">
            <w:pPr>
              <w:divId w:val="138"/>
              <w:rPr>
                <w:del w:id="1488" w:author="Amram, Lior" w:date="2019-06-13T14:41:00Z"/>
              </w:rPr>
            </w:pPr>
            <w:del w:id="1489" w:author="Amram, Lior" w:date="2019-06-13T14:41:00Z">
              <w:r w:rsidDel="00800DC9">
                <w:rPr>
                  <w:b/>
                </w:rPr>
                <w:delText> </w:delText>
              </w:r>
              <w:r w:rsidDel="00800DC9">
                <w:br/>
              </w:r>
              <w:r w:rsidDel="00800DC9">
                <w:rPr>
                  <w:b/>
                </w:rPr>
                <w:delText>Description</w:delText>
              </w:r>
              <w:r w:rsidDel="00800DC9">
                <w:br/>
              </w:r>
              <w:r w:rsidDel="00800DC9">
                <w:rPr>
                  <w:b/>
                </w:rPr>
                <w:delText> </w:delText>
              </w:r>
            </w:del>
          </w:p>
        </w:tc>
      </w:tr>
      <w:tr w:rsidR="00740317" w:rsidDel="00800DC9">
        <w:trPr>
          <w:divId w:val="236"/>
          <w:del w:id="1490" w:author="Amram, Lior" w:date="2019-06-13T14:41:00Z"/>
        </w:trPr>
        <w:tc>
          <w:tcPr>
            <w:tcW w:w="1100" w:type="dxa"/>
            <w:tcMar>
              <w:top w:w="0" w:type="auto"/>
              <w:left w:w="100" w:type="dxa"/>
              <w:bottom w:w="0" w:type="auto"/>
              <w:right w:w="100" w:type="dxa"/>
            </w:tcMar>
          </w:tcPr>
          <w:p w:rsidR="00740317" w:rsidDel="00800DC9" w:rsidRDefault="00CA3CCA">
            <w:pPr>
              <w:divId w:val="138"/>
              <w:rPr>
                <w:del w:id="1491" w:author="Amram, Lior" w:date="2019-06-13T14:41:00Z"/>
              </w:rPr>
            </w:pPr>
            <w:del w:id="1492" w:author="Amram, Lior" w:date="2019-06-13T14:41:00Z">
              <w:r w:rsidDel="00800DC9">
                <w:rPr>
                  <w:u w:val="single"/>
                  <w:shd w:val="clear" w:color="auto" w:fill="FFFF00"/>
                </w:rPr>
                <w:delText>19</w:delText>
              </w:r>
            </w:del>
          </w:p>
        </w:tc>
        <w:tc>
          <w:tcPr>
            <w:tcW w:w="2560" w:type="dxa"/>
            <w:tcMar>
              <w:top w:w="0" w:type="auto"/>
              <w:left w:w="100" w:type="dxa"/>
              <w:bottom w:w="0" w:type="auto"/>
              <w:right w:w="100" w:type="dxa"/>
            </w:tcMar>
          </w:tcPr>
          <w:p w:rsidR="00740317" w:rsidDel="00800DC9" w:rsidRDefault="00CA3CCA">
            <w:pPr>
              <w:divId w:val="138"/>
              <w:rPr>
                <w:del w:id="1493" w:author="Amram, Lior" w:date="2019-06-13T14:41:00Z"/>
              </w:rPr>
            </w:pPr>
            <w:del w:id="1494" w:author="Amram, Lior" w:date="2019-06-13T14:41:00Z">
              <w:r w:rsidDel="00800DC9">
                <w:rPr>
                  <w:u w:val="single"/>
                  <w:shd w:val="clear" w:color="auto" w:fill="FFFF00"/>
                </w:rPr>
                <w:delText>80+</w:delText>
              </w:r>
            </w:del>
          </w:p>
        </w:tc>
        <w:tc>
          <w:tcPr>
            <w:tcW w:w="5900" w:type="dxa"/>
            <w:tcMar>
              <w:top w:w="0" w:type="auto"/>
              <w:left w:w="100" w:type="dxa"/>
              <w:bottom w:w="0" w:type="auto"/>
              <w:right w:w="100" w:type="dxa"/>
            </w:tcMar>
          </w:tcPr>
          <w:p w:rsidR="00740317" w:rsidDel="00800DC9" w:rsidRDefault="00CA3CCA">
            <w:pPr>
              <w:divId w:val="138"/>
              <w:rPr>
                <w:del w:id="1495" w:author="Amram, Lior" w:date="2019-06-13T14:41:00Z"/>
              </w:rPr>
            </w:pPr>
            <w:del w:id="1496" w:author="Amram, Lior" w:date="2019-06-13T14:41:00Z">
              <w:r w:rsidDel="00800DC9">
                <w:rPr>
                  <w:u w:val="single"/>
                  <w:shd w:val="clear" w:color="auto" w:fill="FFFF00"/>
                </w:rPr>
                <w:delText>In an channel bandwidth that contains two or more frequency segments, the frequency segment that does not contain the primary 80 MHz channel (see NOTE 2)</w:delText>
              </w:r>
            </w:del>
          </w:p>
        </w:tc>
      </w:tr>
      <w:tr w:rsidR="00740317" w:rsidDel="00800DC9">
        <w:trPr>
          <w:divId w:val="236"/>
          <w:del w:id="1497" w:author="Amram, Lior" w:date="2019-06-13T14:41:00Z"/>
        </w:trPr>
        <w:tc>
          <w:tcPr>
            <w:tcW w:w="1100" w:type="dxa"/>
            <w:tcMar>
              <w:top w:w="0" w:type="auto"/>
              <w:left w:w="100" w:type="dxa"/>
              <w:bottom w:w="0" w:type="auto"/>
              <w:right w:w="100" w:type="dxa"/>
            </w:tcMar>
          </w:tcPr>
          <w:p w:rsidR="00740317" w:rsidDel="00800DC9" w:rsidRDefault="00CA3CCA">
            <w:pPr>
              <w:divId w:val="138"/>
              <w:rPr>
                <w:del w:id="1498" w:author="Amram, Lior" w:date="2019-06-13T14:41:00Z"/>
              </w:rPr>
            </w:pPr>
            <w:del w:id="1499" w:author="Amram, Lior" w:date="2019-06-13T14:41:00Z">
              <w:r w:rsidDel="00800DC9">
                <w:rPr>
                  <w:u w:val="single"/>
                </w:rPr>
                <w:delText>20</w:delText>
              </w:r>
            </w:del>
          </w:p>
        </w:tc>
        <w:tc>
          <w:tcPr>
            <w:tcW w:w="2560" w:type="dxa"/>
            <w:tcMar>
              <w:top w:w="0" w:type="auto"/>
              <w:left w:w="100" w:type="dxa"/>
              <w:bottom w:w="0" w:type="auto"/>
              <w:right w:w="100" w:type="dxa"/>
            </w:tcMar>
          </w:tcPr>
          <w:p w:rsidR="00740317" w:rsidDel="00800DC9" w:rsidRDefault="00CA3CCA">
            <w:pPr>
              <w:divId w:val="138"/>
              <w:rPr>
                <w:del w:id="1500" w:author="Amram, Lior" w:date="2019-06-13T14:41:00Z"/>
              </w:rPr>
            </w:pPr>
            <w:del w:id="1501" w:author="Amram, Lior" w:date="2019-06-13T14:41:00Z">
              <w:r w:rsidDel="00800DC9">
                <w:rPr>
                  <w:u w:val="single"/>
                </w:rPr>
                <w:delText>UseEirpForVhtTxPowEnv</w:delText>
              </w:r>
            </w:del>
          </w:p>
        </w:tc>
        <w:tc>
          <w:tcPr>
            <w:tcW w:w="5900" w:type="dxa"/>
            <w:tcMar>
              <w:top w:w="0" w:type="auto"/>
              <w:left w:w="100" w:type="dxa"/>
              <w:bottom w:w="0" w:type="auto"/>
              <w:right w:w="100" w:type="dxa"/>
            </w:tcMar>
          </w:tcPr>
          <w:p w:rsidR="00740317" w:rsidDel="00800DC9" w:rsidRDefault="00CA3CCA">
            <w:pPr>
              <w:divId w:val="138"/>
              <w:rPr>
                <w:del w:id="1502" w:author="Amram, Lior" w:date="2019-06-13T14:41:00Z"/>
              </w:rPr>
            </w:pPr>
            <w:del w:id="1503" w:author="Amram, Lior" w:date="2019-06-13T14:41:00Z">
              <w:r w:rsidDel="00800DC9">
                <w:rPr>
                  <w:u w:val="single"/>
                </w:rPr>
                <w:delText>A STA that sends one or more a VHT Transmit Power Envelope elements shall indicate EIRP in the Local Maximum Transmit Power Units Interpretation subfield in one of the VHT Transmit Power Envelope elements</w:delText>
              </w:r>
            </w:del>
          </w:p>
        </w:tc>
      </w:tr>
      <w:tr w:rsidR="00740317" w:rsidDel="00800DC9">
        <w:trPr>
          <w:divId w:val="236"/>
          <w:del w:id="1504" w:author="Amram, Lior" w:date="2019-06-13T14:41:00Z"/>
        </w:trPr>
        <w:tc>
          <w:tcPr>
            <w:tcW w:w="1100" w:type="dxa"/>
            <w:tcMar>
              <w:top w:w="0" w:type="auto"/>
              <w:left w:w="100" w:type="dxa"/>
              <w:bottom w:w="0" w:type="auto"/>
              <w:right w:w="100" w:type="dxa"/>
            </w:tcMar>
          </w:tcPr>
          <w:p w:rsidR="00740317" w:rsidDel="00800DC9" w:rsidRDefault="00CA3CCA">
            <w:pPr>
              <w:divId w:val="138"/>
              <w:rPr>
                <w:del w:id="1505" w:author="Amram, Lior" w:date="2019-06-13T14:41:00Z"/>
              </w:rPr>
            </w:pPr>
            <w:del w:id="1506" w:author="Amram, Lior" w:date="2019-06-13T14:41:00Z">
              <w:r w:rsidDel="00800DC9">
                <w:delText>19</w:delText>
              </w:r>
              <w:r w:rsidDel="00800DC9">
                <w:rPr>
                  <w:u w:val="single"/>
                </w:rPr>
                <w:delText>21</w:delText>
              </w:r>
              <w:r w:rsidDel="00800DC9">
                <w:delText>-255</w:delText>
              </w:r>
            </w:del>
          </w:p>
        </w:tc>
        <w:tc>
          <w:tcPr>
            <w:tcW w:w="2560" w:type="dxa"/>
            <w:tcMar>
              <w:top w:w="0" w:type="auto"/>
              <w:left w:w="100" w:type="dxa"/>
              <w:bottom w:w="0" w:type="auto"/>
              <w:right w:w="100" w:type="dxa"/>
            </w:tcMar>
          </w:tcPr>
          <w:p w:rsidR="00740317" w:rsidDel="00800DC9" w:rsidRDefault="00CA3CCA">
            <w:pPr>
              <w:divId w:val="138"/>
              <w:rPr>
                <w:del w:id="1507" w:author="Amram, Lior" w:date="2019-06-13T14:41:00Z"/>
              </w:rPr>
            </w:pPr>
            <w:del w:id="1508" w:author="Amram, Lior" w:date="2019-06-13T14:41:00Z">
              <w:r w:rsidDel="00800DC9">
                <w:delText>Reserved</w:delText>
              </w:r>
            </w:del>
          </w:p>
        </w:tc>
        <w:tc>
          <w:tcPr>
            <w:tcW w:w="5900" w:type="dxa"/>
            <w:tcMar>
              <w:top w:w="0" w:type="auto"/>
              <w:left w:w="100" w:type="dxa"/>
              <w:bottom w:w="0" w:type="auto"/>
              <w:right w:w="100" w:type="dxa"/>
            </w:tcMar>
          </w:tcPr>
          <w:p w:rsidR="00740317" w:rsidDel="00800DC9" w:rsidRDefault="00CA3CCA">
            <w:pPr>
              <w:divId w:val="138"/>
              <w:rPr>
                <w:del w:id="1509" w:author="Amram, Lior" w:date="2019-06-13T14:41:00Z"/>
              </w:rPr>
            </w:pPr>
            <w:del w:id="1510" w:author="Amram, Lior" w:date="2019-06-13T14:41:00Z">
              <w:r w:rsidDel="00800DC9">
                <w:delText>Reserved</w:delText>
              </w:r>
            </w:del>
          </w:p>
        </w:tc>
      </w:tr>
      <w:tr w:rsidR="00740317" w:rsidDel="00800DC9">
        <w:trPr>
          <w:divId w:val="236"/>
          <w:del w:id="1511" w:author="Amram, Lior" w:date="2019-06-13T14:41:00Z"/>
        </w:trPr>
        <w:tc>
          <w:tcPr>
            <w:tcW w:w="9560" w:type="dxa"/>
            <w:gridSpan w:val="3"/>
            <w:tcMar>
              <w:top w:w="0" w:type="auto"/>
              <w:left w:w="100" w:type="dxa"/>
              <w:bottom w:w="0" w:type="auto"/>
              <w:right w:w="100" w:type="dxa"/>
            </w:tcMar>
          </w:tcPr>
          <w:p w:rsidR="00740317" w:rsidDel="00800DC9" w:rsidRDefault="00CA3CCA">
            <w:pPr>
              <w:divId w:val="138"/>
              <w:rPr>
                <w:del w:id="1512" w:author="Amram, Lior" w:date="2019-06-13T14:41:00Z"/>
              </w:rPr>
            </w:pPr>
            <w:del w:id="1513" w:author="Amram, Lior" w:date="2019-06-13T14:41:00Z">
              <w:r w:rsidDel="00800DC9">
                <w:delText>NOTE</w:delText>
              </w:r>
              <w:r w:rsidDel="00800DC9">
                <w:rPr>
                  <w:u w:val="single"/>
                </w:rPr>
                <w:delText>1</w:delText>
              </w:r>
              <w:r w:rsidDel="00800DC9">
                <w:delText>—The fields that specify the 40 MHz channels are described in 20.3.15.4.</w:delText>
              </w:r>
              <w:r w:rsidDel="00800DC9">
                <w:br/>
              </w:r>
              <w:r w:rsidDel="00800DC9">
                <w:rPr>
                  <w:u w:val="single"/>
                  <w:shd w:val="clear" w:color="auto" w:fill="FFFF00"/>
                </w:rPr>
                <w:delText>NOTE 2—For an example using an operating class with an 80+ Behavior limit, see 8.4.2.10.</w:delText>
              </w:r>
            </w:del>
          </w:p>
        </w:tc>
      </w:tr>
    </w:tbl>
    <w:p w:rsidR="00740317" w:rsidDel="00800DC9" w:rsidRDefault="00CA3CCA">
      <w:pPr>
        <w:divId w:val="138"/>
        <w:rPr>
          <w:del w:id="1514" w:author="Amram, Lior" w:date="2019-06-13T14:41:00Z"/>
        </w:rPr>
      </w:pPr>
      <w:del w:id="1515" w:author="Amram, Lior" w:date="2019-06-13T14:41:00Z">
        <w:r w:rsidDel="00800DC9">
          <w:delText>​​</w:delText>
        </w:r>
      </w:del>
    </w:p>
    <w:p w:rsidR="00740317" w:rsidDel="00800DC9" w:rsidRDefault="00CA3CCA">
      <w:pPr>
        <w:divId w:val="138"/>
        <w:rPr>
          <w:del w:id="1516" w:author="Amram, Lior" w:date="2019-06-13T14:41:00Z"/>
        </w:rPr>
      </w:pPr>
      <w:del w:id="1517" w:author="Amram, Lior" w:date="2019-06-13T14:41:00Z">
        <w:r w:rsidDel="00800DC9">
          <w:delText>​​</w:delText>
        </w:r>
      </w:del>
    </w:p>
    <w:p w:rsidR="00740317" w:rsidDel="00800DC9" w:rsidRDefault="00CA3CCA">
      <w:pPr>
        <w:divId w:val="138"/>
        <w:rPr>
          <w:del w:id="1518" w:author="Amram, Lior" w:date="2019-06-13T14:41:00Z"/>
        </w:rPr>
        <w:pPrChange w:id="1519" w:author="Amram, Lior" w:date="2019-06-13T14:41:00Z">
          <w:pPr>
            <w:pStyle w:val="Heading1"/>
            <w:divId w:val="138"/>
          </w:pPr>
        </w:pPrChange>
      </w:pPr>
      <w:del w:id="1520" w:author="Amram, Lior" w:date="2019-06-13T14:41:00Z">
        <w:r w:rsidDel="00800DC9">
          <w:delText>Abbreviations, Terminology and Terminology</w:delText>
        </w:r>
      </w:del>
    </w:p>
    <w:tbl>
      <w:tblPr>
        <w:tblStyle w:val="PolarionTableNormal"/>
        <w:tblW w:w="10060" w:type="dxa"/>
        <w:jc w:val="center"/>
        <w:tblLook w:val="04A0" w:firstRow="1" w:lastRow="0" w:firstColumn="1" w:lastColumn="0" w:noHBand="0" w:noVBand="1"/>
      </w:tblPr>
      <w:tblGrid>
        <w:gridCol w:w="1620"/>
        <w:gridCol w:w="8440"/>
      </w:tblGrid>
      <w:tr w:rsidR="00740317" w:rsidDel="00800DC9">
        <w:trPr>
          <w:divId w:val="240"/>
          <w:trHeight w:val="460"/>
          <w:jc w:val="center"/>
          <w:del w:id="1521" w:author="Amram, Lior" w:date="2019-06-13T14:41:00Z"/>
        </w:trPr>
        <w:tc>
          <w:tcPr>
            <w:tcW w:w="1620" w:type="dxa"/>
            <w:shd w:val="clear" w:color="auto" w:fill="4F81BD"/>
          </w:tcPr>
          <w:p w:rsidR="00740317" w:rsidDel="00800DC9" w:rsidRDefault="00CA3CCA">
            <w:pPr>
              <w:divId w:val="138"/>
              <w:rPr>
                <w:del w:id="1522" w:author="Amram, Lior" w:date="2019-06-13T14:41:00Z"/>
              </w:rPr>
              <w:pPrChange w:id="1523" w:author="Amram, Lior" w:date="2019-06-13T14:41:00Z">
                <w:pPr>
                  <w:jc w:val="center"/>
                  <w:divId w:val="138"/>
                </w:pPr>
              </w:pPrChange>
            </w:pPr>
            <w:del w:id="1524" w:author="Amram, Lior" w:date="2019-06-13T14:41:00Z">
              <w:r w:rsidDel="00800DC9">
                <w:rPr>
                  <w:rFonts w:cs="Arial"/>
                  <w:b/>
                  <w:sz w:val="24"/>
                  <w:szCs w:val="24"/>
                </w:rPr>
                <w:delText>Acronym</w:delText>
              </w:r>
            </w:del>
          </w:p>
        </w:tc>
        <w:tc>
          <w:tcPr>
            <w:tcW w:w="8440" w:type="dxa"/>
            <w:shd w:val="clear" w:color="auto" w:fill="4F81BD"/>
          </w:tcPr>
          <w:p w:rsidR="00740317" w:rsidDel="00800DC9" w:rsidRDefault="00CA3CCA">
            <w:pPr>
              <w:divId w:val="138"/>
              <w:rPr>
                <w:del w:id="1525" w:author="Amram, Lior" w:date="2019-06-13T14:41:00Z"/>
              </w:rPr>
              <w:pPrChange w:id="1526" w:author="Amram, Lior" w:date="2019-06-13T14:41:00Z">
                <w:pPr>
                  <w:jc w:val="center"/>
                  <w:divId w:val="138"/>
                </w:pPr>
              </w:pPrChange>
            </w:pPr>
            <w:del w:id="1527" w:author="Amram, Lior" w:date="2019-06-13T14:41:00Z">
              <w:r w:rsidDel="00800DC9">
                <w:rPr>
                  <w:rFonts w:cs="Arial"/>
                  <w:b/>
                  <w:sz w:val="24"/>
                  <w:szCs w:val="24"/>
                </w:rPr>
                <w:delText>Term</w:delText>
              </w:r>
            </w:del>
          </w:p>
        </w:tc>
      </w:tr>
      <w:tr w:rsidR="00740317" w:rsidDel="00800DC9">
        <w:trPr>
          <w:divId w:val="240"/>
          <w:trHeight w:val="240"/>
          <w:jc w:val="center"/>
          <w:del w:id="152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29" w:author="Amram, Lior" w:date="2019-06-13T14:41:00Z"/>
              </w:rPr>
            </w:pPr>
            <w:del w:id="1530" w:author="Amram, Lior" w:date="2019-06-13T14:41:00Z">
              <w:r w:rsidDel="00800DC9">
                <w:rPr>
                  <w:b/>
                </w:rPr>
                <w:delText>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31" w:author="Amram, Lior" w:date="2019-06-13T14:41:00Z"/>
              </w:rPr>
            </w:pPr>
            <w:del w:id="1532" w:author="Amram, Lior" w:date="2019-06-13T14:41:00Z">
              <w:r w:rsidDel="00800DC9">
                <w:delText>Access Point</w:delText>
              </w:r>
            </w:del>
          </w:p>
        </w:tc>
      </w:tr>
      <w:tr w:rsidR="00740317" w:rsidDel="00800DC9">
        <w:trPr>
          <w:divId w:val="240"/>
          <w:trHeight w:val="60"/>
          <w:jc w:val="center"/>
          <w:del w:id="153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34" w:author="Amram, Lior" w:date="2019-06-13T14:41:00Z"/>
              </w:rPr>
            </w:pPr>
            <w:del w:id="1535" w:author="Amram, Lior" w:date="2019-06-13T14:41:00Z">
              <w:r w:rsidDel="00800DC9">
                <w:rPr>
                  <w:b/>
                </w:rPr>
                <w:delText>API</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36" w:author="Amram, Lior" w:date="2019-06-13T14:41:00Z"/>
              </w:rPr>
            </w:pPr>
            <w:del w:id="1537" w:author="Amram, Lior" w:date="2019-06-13T14:41:00Z">
              <w:r w:rsidDel="00800DC9">
                <w:delText>Application Programming Interface</w:delText>
              </w:r>
            </w:del>
          </w:p>
        </w:tc>
      </w:tr>
      <w:tr w:rsidR="00740317" w:rsidDel="00800DC9">
        <w:trPr>
          <w:divId w:val="240"/>
          <w:trHeight w:val="60"/>
          <w:jc w:val="center"/>
          <w:del w:id="153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39" w:author="Amram, Lior" w:date="2019-06-13T14:41:00Z"/>
              </w:rPr>
            </w:pPr>
            <w:del w:id="1540" w:author="Amram, Lior" w:date="2019-06-13T14:41:00Z">
              <w:r w:rsidDel="00800DC9">
                <w:rPr>
                  <w:b/>
                </w:rPr>
                <w:delText>FW</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41" w:author="Amram, Lior" w:date="2019-06-13T14:41:00Z"/>
              </w:rPr>
            </w:pPr>
            <w:del w:id="1542" w:author="Amram, Lior" w:date="2019-06-13T14:41:00Z">
              <w:r w:rsidDel="00800DC9">
                <w:delText>Firmware</w:delText>
              </w:r>
            </w:del>
          </w:p>
        </w:tc>
      </w:tr>
      <w:tr w:rsidR="00740317" w:rsidDel="00800DC9">
        <w:trPr>
          <w:divId w:val="240"/>
          <w:trHeight w:val="160"/>
          <w:jc w:val="center"/>
          <w:del w:id="154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44" w:author="Amram, Lior" w:date="2019-06-13T14:41:00Z"/>
              </w:rPr>
            </w:pPr>
            <w:del w:id="1545" w:author="Amram, Lior" w:date="2019-06-13T14:41:00Z">
              <w:r w:rsidDel="00800DC9">
                <w:rPr>
                  <w:b/>
                </w:rPr>
                <w:delText>DB</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46" w:author="Amram, Lior" w:date="2019-06-13T14:41:00Z"/>
              </w:rPr>
            </w:pPr>
            <w:del w:id="1547" w:author="Amram, Lior" w:date="2019-06-13T14:41:00Z">
              <w:r w:rsidDel="00800DC9">
                <w:delText>Database</w:delText>
              </w:r>
            </w:del>
          </w:p>
        </w:tc>
      </w:tr>
      <w:tr w:rsidR="00740317" w:rsidDel="00800DC9">
        <w:trPr>
          <w:divId w:val="240"/>
          <w:trHeight w:val="60"/>
          <w:jc w:val="center"/>
          <w:del w:id="154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49" w:author="Amram, Lior" w:date="2019-06-13T14:41:00Z"/>
              </w:rPr>
            </w:pPr>
            <w:del w:id="1550" w:author="Amram, Lior" w:date="2019-06-13T14:41:00Z">
              <w:r w:rsidDel="00800DC9">
                <w:rPr>
                  <w:b/>
                </w:rPr>
                <w:delText>GW</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51" w:author="Amram, Lior" w:date="2019-06-13T14:41:00Z"/>
              </w:rPr>
            </w:pPr>
            <w:del w:id="1552" w:author="Amram, Lior" w:date="2019-06-13T14:41:00Z">
              <w:r w:rsidDel="00800DC9">
                <w:delText>Gateway</w:delText>
              </w:r>
            </w:del>
          </w:p>
        </w:tc>
      </w:tr>
      <w:tr w:rsidR="00740317" w:rsidDel="00800DC9">
        <w:trPr>
          <w:divId w:val="240"/>
          <w:trHeight w:val="220"/>
          <w:jc w:val="center"/>
          <w:del w:id="155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54" w:author="Amram, Lior" w:date="2019-06-13T14:41:00Z"/>
              </w:rPr>
            </w:pPr>
            <w:del w:id="1555" w:author="Amram, Lior" w:date="2019-06-13T14:41:00Z">
              <w:r w:rsidDel="00800DC9">
                <w:rPr>
                  <w:b/>
                </w:rPr>
                <w:delText>IRE</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56" w:author="Amram, Lior" w:date="2019-06-13T14:41:00Z"/>
              </w:rPr>
            </w:pPr>
            <w:del w:id="1557" w:author="Amram, Lior" w:date="2019-06-13T14:41:00Z">
              <w:r w:rsidDel="00800DC9">
                <w:delText>Intelligent Range Extender</w:delText>
              </w:r>
            </w:del>
          </w:p>
        </w:tc>
      </w:tr>
      <w:tr w:rsidR="00740317" w:rsidDel="00800DC9">
        <w:trPr>
          <w:divId w:val="240"/>
          <w:trHeight w:val="60"/>
          <w:jc w:val="center"/>
          <w:del w:id="155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59" w:author="Amram, Lior" w:date="2019-06-13T14:41:00Z"/>
              </w:rPr>
            </w:pPr>
            <w:del w:id="1560" w:author="Amram, Lior" w:date="2019-06-13T14:41:00Z">
              <w:r w:rsidDel="00800DC9">
                <w:rPr>
                  <w:b/>
                </w:rPr>
                <w:delText>DFS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61" w:author="Amram, Lior" w:date="2019-06-13T14:41:00Z"/>
              </w:rPr>
            </w:pPr>
            <w:del w:id="1562" w:author="Amram, Lior" w:date="2019-06-13T14:41:00Z">
              <w:r w:rsidDel="00800DC9">
                <w:delText>Dynamic Frequency Selection</w:delText>
              </w:r>
            </w:del>
          </w:p>
        </w:tc>
      </w:tr>
      <w:tr w:rsidR="00740317" w:rsidDel="00800DC9">
        <w:trPr>
          <w:divId w:val="240"/>
          <w:trHeight w:val="60"/>
          <w:jc w:val="center"/>
          <w:del w:id="156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64" w:author="Amram, Lior" w:date="2019-06-13T14:41:00Z"/>
              </w:rPr>
            </w:pPr>
            <w:del w:id="1565" w:author="Amram, Lior" w:date="2019-06-13T14:41:00Z">
              <w:r w:rsidDel="00800DC9">
                <w:rPr>
                  <w:b/>
                </w:rPr>
                <w:delText>QoS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66" w:author="Amram, Lior" w:date="2019-06-13T14:41:00Z"/>
              </w:rPr>
            </w:pPr>
            <w:del w:id="1567" w:author="Amram, Lior" w:date="2019-06-13T14:41:00Z">
              <w:r w:rsidDel="00800DC9">
                <w:delText>Quality Of Service</w:delText>
              </w:r>
            </w:del>
          </w:p>
        </w:tc>
      </w:tr>
      <w:tr w:rsidR="00740317" w:rsidDel="00800DC9">
        <w:trPr>
          <w:divId w:val="240"/>
          <w:trHeight w:val="120"/>
          <w:jc w:val="center"/>
          <w:del w:id="156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69" w:author="Amram, Lior" w:date="2019-06-13T14:41:00Z"/>
              </w:rPr>
            </w:pPr>
            <w:del w:id="1570" w:author="Amram, Lior" w:date="2019-06-13T14:41:00Z">
              <w:r w:rsidDel="00800DC9">
                <w:rPr>
                  <w:b/>
                </w:rPr>
                <w:delText>RRM</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71" w:author="Amram, Lior" w:date="2019-06-13T14:41:00Z"/>
              </w:rPr>
            </w:pPr>
            <w:del w:id="1572" w:author="Amram, Lior" w:date="2019-06-13T14:41:00Z">
              <w:r w:rsidDel="00800DC9">
                <w:delText>Radio Resource Manager</w:delText>
              </w:r>
            </w:del>
          </w:p>
        </w:tc>
      </w:tr>
      <w:tr w:rsidR="00740317" w:rsidDel="00800DC9">
        <w:trPr>
          <w:divId w:val="240"/>
          <w:trHeight w:val="60"/>
          <w:jc w:val="center"/>
          <w:del w:id="157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74" w:author="Amram, Lior" w:date="2019-06-13T14:41:00Z"/>
              </w:rPr>
            </w:pPr>
            <w:del w:id="1575" w:author="Amram, Lior" w:date="2019-06-13T14:41:00Z">
              <w:r w:rsidDel="00800DC9">
                <w:rPr>
                  <w:b/>
                </w:rPr>
                <w:delText>SON</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76" w:author="Amram, Lior" w:date="2019-06-13T14:41:00Z"/>
              </w:rPr>
            </w:pPr>
            <w:del w:id="1577" w:author="Amram, Lior" w:date="2019-06-13T14:41:00Z">
              <w:r w:rsidDel="00800DC9">
                <w:delText>Self-Optimizing Network / Self-Organizing Network</w:delText>
              </w:r>
            </w:del>
          </w:p>
        </w:tc>
      </w:tr>
      <w:tr w:rsidR="00740317" w:rsidDel="00800DC9">
        <w:trPr>
          <w:divId w:val="240"/>
          <w:trHeight w:val="60"/>
          <w:jc w:val="center"/>
          <w:del w:id="157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79" w:author="Amram, Lior" w:date="2019-06-13T14:41:00Z"/>
              </w:rPr>
            </w:pPr>
            <w:del w:id="1580" w:author="Amram, Lior" w:date="2019-06-13T14:41:00Z">
              <w:r w:rsidDel="00800DC9">
                <w:rPr>
                  <w:b/>
                </w:rPr>
                <w:delText>ARP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81" w:author="Amram, Lior" w:date="2019-06-13T14:41:00Z"/>
              </w:rPr>
            </w:pPr>
            <w:del w:id="1582" w:author="Amram, Lior" w:date="2019-06-13T14:41:00Z">
              <w:r w:rsidDel="00800DC9">
                <w:delText>Address Resolution Protocol</w:delText>
              </w:r>
            </w:del>
          </w:p>
        </w:tc>
      </w:tr>
      <w:tr w:rsidR="00740317" w:rsidDel="00800DC9">
        <w:trPr>
          <w:divId w:val="240"/>
          <w:trHeight w:val="60"/>
          <w:jc w:val="center"/>
          <w:del w:id="158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84" w:author="Amram, Lior" w:date="2019-06-13T14:41:00Z"/>
              </w:rPr>
            </w:pPr>
            <w:del w:id="1585" w:author="Amram, Lior" w:date="2019-06-13T14:41:00Z">
              <w:r w:rsidDel="00800DC9">
                <w:rPr>
                  <w:b/>
                </w:rPr>
                <w:delText>DITIM</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86" w:author="Amram, Lior" w:date="2019-06-13T14:41:00Z"/>
              </w:rPr>
            </w:pPr>
            <w:del w:id="1587" w:author="Amram, Lior" w:date="2019-06-13T14:41:00Z">
              <w:r w:rsidDel="00800DC9">
                <w:delText>Delivery Traffic Indication Message</w:delText>
              </w:r>
            </w:del>
          </w:p>
        </w:tc>
      </w:tr>
      <w:tr w:rsidR="00740317" w:rsidDel="00800DC9">
        <w:trPr>
          <w:divId w:val="240"/>
          <w:trHeight w:val="60"/>
          <w:jc w:val="center"/>
          <w:del w:id="158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89" w:author="Amram, Lior" w:date="2019-06-13T14:41:00Z"/>
              </w:rPr>
            </w:pPr>
            <w:del w:id="1590" w:author="Amram, Lior" w:date="2019-06-13T14:41:00Z">
              <w:r w:rsidDel="00800DC9">
                <w:rPr>
                  <w:b/>
                </w:rPr>
                <w:delText>RTS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91" w:author="Amram, Lior" w:date="2019-06-13T14:41:00Z"/>
              </w:rPr>
            </w:pPr>
            <w:del w:id="1592" w:author="Amram, Lior" w:date="2019-06-13T14:41:00Z">
              <w:r w:rsidDel="00800DC9">
                <w:delText>Reedy To Send</w:delText>
              </w:r>
            </w:del>
          </w:p>
        </w:tc>
      </w:tr>
      <w:tr w:rsidR="00740317" w:rsidDel="00800DC9">
        <w:trPr>
          <w:divId w:val="240"/>
          <w:trHeight w:val="60"/>
          <w:jc w:val="center"/>
          <w:del w:id="159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94" w:author="Amram, Lior" w:date="2019-06-13T14:41:00Z"/>
              </w:rPr>
            </w:pPr>
            <w:del w:id="1595" w:author="Amram, Lior" w:date="2019-06-13T14:41:00Z">
              <w:r w:rsidDel="00800DC9">
                <w:rPr>
                  <w:b/>
                </w:rPr>
                <w:delText>CTS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96" w:author="Amram, Lior" w:date="2019-06-13T14:41:00Z"/>
              </w:rPr>
            </w:pPr>
            <w:del w:id="1597" w:author="Amram, Lior" w:date="2019-06-13T14:41:00Z">
              <w:r w:rsidDel="00800DC9">
                <w:delText>Clear To Send</w:delText>
              </w:r>
            </w:del>
          </w:p>
        </w:tc>
      </w:tr>
      <w:tr w:rsidR="00740317" w:rsidDel="00800DC9">
        <w:trPr>
          <w:divId w:val="240"/>
          <w:trHeight w:val="60"/>
          <w:jc w:val="center"/>
          <w:del w:id="159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599" w:author="Amram, Lior" w:date="2019-06-13T14:41:00Z"/>
              </w:rPr>
            </w:pPr>
            <w:del w:id="1600" w:author="Amram, Lior" w:date="2019-06-13T14:41:00Z">
              <w:r w:rsidDel="00800DC9">
                <w:rPr>
                  <w:b/>
                </w:rPr>
                <w:delText>VAP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01" w:author="Amram, Lior" w:date="2019-06-13T14:41:00Z"/>
              </w:rPr>
            </w:pPr>
            <w:del w:id="1602" w:author="Amram, Lior" w:date="2019-06-13T14:41:00Z">
              <w:r w:rsidDel="00800DC9">
                <w:delText>Virtual Access Point</w:delText>
              </w:r>
            </w:del>
          </w:p>
        </w:tc>
      </w:tr>
      <w:tr w:rsidR="00740317" w:rsidDel="00800DC9">
        <w:trPr>
          <w:divId w:val="240"/>
          <w:trHeight w:val="100"/>
          <w:jc w:val="center"/>
          <w:del w:id="160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04" w:author="Amram, Lior" w:date="2019-06-13T14:41:00Z"/>
              </w:rPr>
            </w:pPr>
            <w:del w:id="1605" w:author="Amram, Lior" w:date="2019-06-13T14:41:00Z">
              <w:r w:rsidDel="00800DC9">
                <w:rPr>
                  <w:b/>
                </w:rPr>
                <w:delText>IP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06" w:author="Amram, Lior" w:date="2019-06-13T14:41:00Z"/>
              </w:rPr>
            </w:pPr>
            <w:del w:id="1607" w:author="Amram, Lior" w:date="2019-06-13T14:41:00Z">
              <w:r w:rsidDel="00800DC9">
                <w:delText>Internet Protocol</w:delText>
              </w:r>
            </w:del>
          </w:p>
        </w:tc>
      </w:tr>
      <w:tr w:rsidR="00740317" w:rsidDel="00800DC9">
        <w:trPr>
          <w:divId w:val="240"/>
          <w:trHeight w:val="100"/>
          <w:jc w:val="center"/>
          <w:del w:id="160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09" w:author="Amram, Lior" w:date="2019-06-13T14:41:00Z"/>
              </w:rPr>
            </w:pPr>
            <w:del w:id="1610" w:author="Amram, Lior" w:date="2019-06-13T14:41:00Z">
              <w:r w:rsidDel="00800DC9">
                <w:rPr>
                  <w:b/>
                </w:rPr>
                <w:delText>IPC</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11" w:author="Amram, Lior" w:date="2019-06-13T14:41:00Z"/>
              </w:rPr>
            </w:pPr>
            <w:del w:id="1612" w:author="Amram, Lior" w:date="2019-06-13T14:41:00Z">
              <w:r w:rsidDel="00800DC9">
                <w:delText>Inter Process Communication</w:delText>
              </w:r>
            </w:del>
          </w:p>
        </w:tc>
      </w:tr>
      <w:tr w:rsidR="00740317" w:rsidDel="00800DC9">
        <w:trPr>
          <w:divId w:val="240"/>
          <w:trHeight w:val="100"/>
          <w:jc w:val="center"/>
          <w:del w:id="161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14" w:author="Amram, Lior" w:date="2019-06-13T14:41:00Z"/>
              </w:rPr>
            </w:pPr>
            <w:del w:id="1615" w:author="Amram, Lior" w:date="2019-06-13T14:41:00Z">
              <w:r w:rsidDel="00800DC9">
                <w:rPr>
                  <w:b/>
                </w:rPr>
                <w:delText>QoS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16" w:author="Amram, Lior" w:date="2019-06-13T14:41:00Z"/>
              </w:rPr>
            </w:pPr>
            <w:del w:id="1617" w:author="Amram, Lior" w:date="2019-06-13T14:41:00Z">
              <w:r w:rsidDel="00800DC9">
                <w:delText>Quality Of Service</w:delText>
              </w:r>
            </w:del>
          </w:p>
        </w:tc>
      </w:tr>
      <w:tr w:rsidR="00740317" w:rsidDel="00800DC9">
        <w:trPr>
          <w:divId w:val="240"/>
          <w:trHeight w:val="60"/>
          <w:jc w:val="center"/>
          <w:del w:id="161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19" w:author="Amram, Lior" w:date="2019-06-13T14:41:00Z"/>
              </w:rPr>
            </w:pPr>
            <w:del w:id="1620" w:author="Amram, Lior" w:date="2019-06-13T14:41:00Z">
              <w:r w:rsidDel="00800DC9">
                <w:rPr>
                  <w:b/>
                </w:rPr>
                <w:delText>QoE</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21" w:author="Amram, Lior" w:date="2019-06-13T14:41:00Z"/>
              </w:rPr>
            </w:pPr>
            <w:del w:id="1622" w:author="Amram, Lior" w:date="2019-06-13T14:41:00Z">
              <w:r w:rsidDel="00800DC9">
                <w:delText>Quality Of Experience</w:delText>
              </w:r>
            </w:del>
          </w:p>
        </w:tc>
      </w:tr>
      <w:tr w:rsidR="00740317" w:rsidDel="00800DC9">
        <w:trPr>
          <w:divId w:val="240"/>
          <w:trHeight w:val="60"/>
          <w:jc w:val="center"/>
          <w:del w:id="162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24" w:author="Amram, Lior" w:date="2019-06-13T14:41:00Z"/>
              </w:rPr>
            </w:pPr>
            <w:del w:id="1625" w:author="Amram, Lior" w:date="2019-06-13T14:41:00Z">
              <w:r w:rsidDel="00800DC9">
                <w:rPr>
                  <w:b/>
                </w:rPr>
                <w:delText>RADIUS</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26" w:author="Amram, Lior" w:date="2019-06-13T14:41:00Z"/>
              </w:rPr>
            </w:pPr>
            <w:del w:id="1627" w:author="Amram, Lior" w:date="2019-06-13T14:41:00Z">
              <w:r w:rsidDel="00800DC9">
                <w:delText>Remote Authentication Dial In User Service</w:delText>
              </w:r>
            </w:del>
          </w:p>
        </w:tc>
      </w:tr>
      <w:tr w:rsidR="00740317" w:rsidDel="00800DC9">
        <w:trPr>
          <w:divId w:val="240"/>
          <w:trHeight w:val="60"/>
          <w:jc w:val="center"/>
          <w:del w:id="162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29" w:author="Amram, Lior" w:date="2019-06-13T14:41:00Z"/>
              </w:rPr>
            </w:pPr>
            <w:del w:id="1630" w:author="Amram, Lior" w:date="2019-06-13T14:41:00Z">
              <w:r w:rsidDel="00800DC9">
                <w:rPr>
                  <w:b/>
                </w:rPr>
                <w:delText>SDK</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31" w:author="Amram, Lior" w:date="2019-06-13T14:41:00Z"/>
              </w:rPr>
            </w:pPr>
            <w:del w:id="1632" w:author="Amram, Lior" w:date="2019-06-13T14:41:00Z">
              <w:r w:rsidDel="00800DC9">
                <w:delText>Software Development Kit</w:delText>
              </w:r>
            </w:del>
          </w:p>
        </w:tc>
      </w:tr>
      <w:tr w:rsidR="00740317" w:rsidDel="00800DC9">
        <w:trPr>
          <w:divId w:val="240"/>
          <w:trHeight w:val="60"/>
          <w:jc w:val="center"/>
          <w:del w:id="163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34" w:author="Amram, Lior" w:date="2019-06-13T14:41:00Z"/>
              </w:rPr>
            </w:pPr>
            <w:del w:id="1635" w:author="Amram, Lior" w:date="2019-06-13T14:41:00Z">
              <w:r w:rsidDel="00800DC9">
                <w:rPr>
                  <w:b/>
                </w:rPr>
                <w:delText>TCP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36" w:author="Amram, Lior" w:date="2019-06-13T14:41:00Z"/>
              </w:rPr>
            </w:pPr>
            <w:del w:id="1637" w:author="Amram, Lior" w:date="2019-06-13T14:41:00Z">
              <w:r w:rsidDel="00800DC9">
                <w:delText>Transmission Control Protocol</w:delText>
              </w:r>
            </w:del>
          </w:p>
        </w:tc>
      </w:tr>
      <w:tr w:rsidR="00740317" w:rsidDel="00800DC9">
        <w:trPr>
          <w:divId w:val="240"/>
          <w:trHeight w:val="60"/>
          <w:jc w:val="center"/>
          <w:del w:id="163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39" w:author="Amram, Lior" w:date="2019-06-13T14:41:00Z"/>
              </w:rPr>
            </w:pPr>
            <w:del w:id="1640" w:author="Amram, Lior" w:date="2019-06-13T14:41:00Z">
              <w:r w:rsidDel="00800DC9">
                <w:rPr>
                  <w:b/>
                </w:rPr>
                <w:delText>UE</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41" w:author="Amram, Lior" w:date="2019-06-13T14:41:00Z"/>
              </w:rPr>
            </w:pPr>
            <w:del w:id="1642" w:author="Amram, Lior" w:date="2019-06-13T14:41:00Z">
              <w:r w:rsidDel="00800DC9">
                <w:delText>User Equipment</w:delText>
              </w:r>
            </w:del>
          </w:p>
        </w:tc>
      </w:tr>
      <w:tr w:rsidR="00740317" w:rsidDel="00800DC9">
        <w:trPr>
          <w:divId w:val="240"/>
          <w:trHeight w:val="60"/>
          <w:jc w:val="center"/>
          <w:del w:id="164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44" w:author="Amram, Lior" w:date="2019-06-13T14:41:00Z"/>
              </w:rPr>
            </w:pPr>
            <w:del w:id="1645" w:author="Amram, Lior" w:date="2019-06-13T14:41:00Z">
              <w:r w:rsidDel="00800DC9">
                <w:rPr>
                  <w:b/>
                </w:rPr>
                <w:delText>UI</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46" w:author="Amram, Lior" w:date="2019-06-13T14:41:00Z"/>
              </w:rPr>
            </w:pPr>
            <w:del w:id="1647" w:author="Amram, Lior" w:date="2019-06-13T14:41:00Z">
              <w:r w:rsidDel="00800DC9">
                <w:delText>User Interface</w:delText>
              </w:r>
            </w:del>
          </w:p>
        </w:tc>
      </w:tr>
      <w:tr w:rsidR="00740317" w:rsidDel="00800DC9">
        <w:trPr>
          <w:divId w:val="240"/>
          <w:trHeight w:val="60"/>
          <w:jc w:val="center"/>
          <w:del w:id="164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49" w:author="Amram, Lior" w:date="2019-06-13T14:41:00Z"/>
              </w:rPr>
            </w:pPr>
            <w:del w:id="1650" w:author="Amram, Lior" w:date="2019-06-13T14:41:00Z">
              <w:r w:rsidDel="00800DC9">
                <w:rPr>
                  <w:b/>
                </w:rPr>
                <w:delText>UX</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51" w:author="Amram, Lior" w:date="2019-06-13T14:41:00Z"/>
              </w:rPr>
            </w:pPr>
            <w:del w:id="1652" w:author="Amram, Lior" w:date="2019-06-13T14:41:00Z">
              <w:r w:rsidDel="00800DC9">
                <w:delText>User Experience</w:delText>
              </w:r>
            </w:del>
          </w:p>
        </w:tc>
      </w:tr>
      <w:tr w:rsidR="00740317" w:rsidDel="00800DC9">
        <w:trPr>
          <w:divId w:val="240"/>
          <w:trHeight w:val="60"/>
          <w:jc w:val="center"/>
          <w:del w:id="165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54" w:author="Amram, Lior" w:date="2019-06-13T14:41:00Z"/>
              </w:rPr>
            </w:pPr>
            <w:del w:id="1655" w:author="Amram, Lior" w:date="2019-06-13T14:41:00Z">
              <w:r w:rsidDel="00800DC9">
                <w:rPr>
                  <w:b/>
                </w:rPr>
                <w:delText>LvP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56" w:author="Amram, Lior" w:date="2019-06-13T14:41:00Z"/>
              </w:rPr>
            </w:pPr>
            <w:del w:id="1657" w:author="Amram, Lior" w:date="2019-06-13T14:41:00Z">
              <w:r w:rsidDel="00800DC9">
                <w:delText>Links View Park</w:delText>
              </w:r>
            </w:del>
          </w:p>
        </w:tc>
      </w:tr>
      <w:tr w:rsidR="00740317" w:rsidDel="00800DC9">
        <w:trPr>
          <w:divId w:val="240"/>
          <w:trHeight w:val="60"/>
          <w:jc w:val="center"/>
          <w:del w:id="165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59" w:author="Amram, Lior" w:date="2019-06-13T14:41:00Z"/>
              </w:rPr>
            </w:pPr>
            <w:del w:id="1660" w:author="Amram, Lior" w:date="2019-06-13T14:41:00Z">
              <w:r w:rsidDel="00800DC9">
                <w:rPr>
                  <w:b/>
                </w:rPr>
                <w:delText>WAN</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61" w:author="Amram, Lior" w:date="2019-06-13T14:41:00Z"/>
              </w:rPr>
            </w:pPr>
            <w:del w:id="1662" w:author="Amram, Lior" w:date="2019-06-13T14:41:00Z">
              <w:r w:rsidDel="00800DC9">
                <w:delText>Wide Area Network</w:delText>
              </w:r>
            </w:del>
          </w:p>
        </w:tc>
      </w:tr>
      <w:tr w:rsidR="00740317" w:rsidDel="00800DC9">
        <w:trPr>
          <w:divId w:val="240"/>
          <w:trHeight w:val="60"/>
          <w:jc w:val="center"/>
          <w:del w:id="166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64" w:author="Amram, Lior" w:date="2019-06-13T14:41:00Z"/>
              </w:rPr>
            </w:pPr>
            <w:del w:id="1665" w:author="Amram, Lior" w:date="2019-06-13T14:41:00Z">
              <w:r w:rsidDel="00800DC9">
                <w:rPr>
                  <w:b/>
                </w:rPr>
                <w:delText>WWAN</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66" w:author="Amram, Lior" w:date="2019-06-13T14:41:00Z"/>
              </w:rPr>
            </w:pPr>
            <w:del w:id="1667" w:author="Amram, Lior" w:date="2019-06-13T14:41:00Z">
              <w:r w:rsidDel="00800DC9">
                <w:delText>Wireless Wide Area Network</w:delText>
              </w:r>
            </w:del>
          </w:p>
        </w:tc>
      </w:tr>
      <w:tr w:rsidR="00740317" w:rsidDel="00800DC9">
        <w:trPr>
          <w:divId w:val="240"/>
          <w:trHeight w:val="60"/>
          <w:jc w:val="center"/>
          <w:del w:id="166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69" w:author="Amram, Lior" w:date="2019-06-13T14:41:00Z"/>
              </w:rPr>
            </w:pPr>
            <w:del w:id="1670" w:author="Amram, Lior" w:date="2019-06-13T14:41:00Z">
              <w:r w:rsidDel="00800DC9">
                <w:rPr>
                  <w:b/>
                </w:rPr>
                <w:delText>WLAN</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71" w:author="Amram, Lior" w:date="2019-06-13T14:41:00Z"/>
              </w:rPr>
            </w:pPr>
            <w:del w:id="1672" w:author="Amram, Lior" w:date="2019-06-13T14:41:00Z">
              <w:r w:rsidDel="00800DC9">
                <w:delText>Wireless Local Area Network</w:delText>
              </w:r>
            </w:del>
          </w:p>
        </w:tc>
      </w:tr>
      <w:tr w:rsidR="00740317" w:rsidDel="00800DC9">
        <w:trPr>
          <w:divId w:val="240"/>
          <w:trHeight w:val="60"/>
          <w:jc w:val="center"/>
          <w:del w:id="167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74" w:author="Amram, Lior" w:date="2019-06-13T14:41:00Z"/>
              </w:rPr>
            </w:pPr>
            <w:del w:id="1675" w:author="Amram, Lior" w:date="2019-06-13T14:41:00Z">
              <w:r w:rsidDel="00800DC9">
                <w:rPr>
                  <w:b/>
                </w:rPr>
                <w:delText>WPA</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76" w:author="Amram, Lior" w:date="2019-06-13T14:41:00Z"/>
              </w:rPr>
            </w:pPr>
            <w:del w:id="1677" w:author="Amram, Lior" w:date="2019-06-13T14:41:00Z">
              <w:r w:rsidDel="00800DC9">
                <w:delText>WiFi Protected Access</w:delText>
              </w:r>
            </w:del>
          </w:p>
        </w:tc>
      </w:tr>
      <w:tr w:rsidR="00740317" w:rsidDel="00800DC9">
        <w:trPr>
          <w:divId w:val="240"/>
          <w:trHeight w:val="60"/>
          <w:jc w:val="center"/>
          <w:del w:id="167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79" w:author="Amram, Lior" w:date="2019-06-13T14:41:00Z"/>
              </w:rPr>
            </w:pPr>
            <w:del w:id="1680" w:author="Amram, Lior" w:date="2019-06-13T14:41:00Z">
              <w:r w:rsidDel="00800DC9">
                <w:rPr>
                  <w:b/>
                </w:rPr>
                <w:delText>WFA</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81" w:author="Amram, Lior" w:date="2019-06-13T14:41:00Z"/>
              </w:rPr>
            </w:pPr>
            <w:del w:id="1682" w:author="Amram, Lior" w:date="2019-06-13T14:41:00Z">
              <w:r w:rsidDel="00800DC9">
                <w:delText>WiFi Alliance</w:delText>
              </w:r>
            </w:del>
          </w:p>
        </w:tc>
      </w:tr>
      <w:tr w:rsidR="00740317" w:rsidDel="00800DC9">
        <w:trPr>
          <w:divId w:val="240"/>
          <w:trHeight w:val="60"/>
          <w:jc w:val="center"/>
          <w:del w:id="168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84" w:author="Amram, Lior" w:date="2019-06-13T14:41:00Z"/>
              </w:rPr>
            </w:pPr>
            <w:del w:id="1685" w:author="Amram, Lior" w:date="2019-06-13T14:41:00Z">
              <w:r w:rsidDel="00800DC9">
                <w:rPr>
                  <w:b/>
                </w:rPr>
                <w:delText>VAP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86" w:author="Amram, Lior" w:date="2019-06-13T14:41:00Z"/>
              </w:rPr>
            </w:pPr>
            <w:del w:id="1687" w:author="Amram, Lior" w:date="2019-06-13T14:41:00Z">
              <w:r w:rsidDel="00800DC9">
                <w:delText>Virtual Access Point</w:delText>
              </w:r>
            </w:del>
          </w:p>
        </w:tc>
      </w:tr>
      <w:tr w:rsidR="00740317" w:rsidDel="00800DC9">
        <w:trPr>
          <w:divId w:val="240"/>
          <w:trHeight w:val="60"/>
          <w:jc w:val="center"/>
          <w:del w:id="168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89" w:author="Amram, Lior" w:date="2019-06-13T14:41:00Z"/>
              </w:rPr>
            </w:pPr>
            <w:del w:id="1690" w:author="Amram, Lior" w:date="2019-06-13T14:41:00Z">
              <w:r w:rsidDel="00800DC9">
                <w:rPr>
                  <w:b/>
                </w:rPr>
                <w:delText>sVAP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91" w:author="Amram, Lior" w:date="2019-06-13T14:41:00Z"/>
              </w:rPr>
            </w:pPr>
            <w:del w:id="1692" w:author="Amram, Lior" w:date="2019-06-13T14:41:00Z">
              <w:r w:rsidDel="00800DC9">
                <w:delText>station VAP</w:delText>
              </w:r>
            </w:del>
          </w:p>
        </w:tc>
      </w:tr>
      <w:tr w:rsidR="00740317" w:rsidDel="00800DC9">
        <w:trPr>
          <w:divId w:val="240"/>
          <w:trHeight w:val="60"/>
          <w:jc w:val="center"/>
          <w:del w:id="1693"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94" w:author="Amram, Lior" w:date="2019-06-13T14:41:00Z"/>
              </w:rPr>
            </w:pPr>
            <w:del w:id="1695" w:author="Amram, Lior" w:date="2019-06-13T14:41:00Z">
              <w:r w:rsidDel="00800DC9">
                <w:rPr>
                  <w:b/>
                </w:rPr>
                <w:delText>bVAP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96" w:author="Amram, Lior" w:date="2019-06-13T14:41:00Z"/>
              </w:rPr>
            </w:pPr>
            <w:del w:id="1697" w:author="Amram, Lior" w:date="2019-06-13T14:41:00Z">
              <w:r w:rsidDel="00800DC9">
                <w:delText>backhaul VAP</w:delText>
              </w:r>
            </w:del>
          </w:p>
        </w:tc>
      </w:tr>
      <w:tr w:rsidR="00740317" w:rsidDel="00800DC9">
        <w:trPr>
          <w:divId w:val="240"/>
          <w:trHeight w:val="60"/>
          <w:jc w:val="center"/>
          <w:del w:id="1698" w:author="Amram, Lior" w:date="2019-06-13T14:41:00Z"/>
        </w:trPr>
        <w:tc>
          <w:tcPr>
            <w:tcW w:w="162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699" w:author="Amram, Lior" w:date="2019-06-13T14:41:00Z"/>
              </w:rPr>
            </w:pPr>
            <w:del w:id="1700" w:author="Amram, Lior" w:date="2019-06-13T14:41:00Z">
              <w:r w:rsidDel="00800DC9">
                <w:rPr>
                  <w:b/>
                </w:rPr>
                <w:delText>fVAP</w:delText>
              </w:r>
            </w:del>
          </w:p>
        </w:tc>
        <w:tc>
          <w:tcPr>
            <w:tcW w:w="8440" w:type="dxa"/>
            <w:tcBorders>
              <w:top w:val="single" w:sz="8" w:space="0" w:color="000000"/>
              <w:left w:val="single" w:sz="8" w:space="0" w:color="000000"/>
              <w:bottom w:val="single" w:sz="8" w:space="0" w:color="000000"/>
              <w:right w:val="single" w:sz="8" w:space="0" w:color="000000"/>
            </w:tcBorders>
          </w:tcPr>
          <w:p w:rsidR="00740317" w:rsidDel="00800DC9" w:rsidRDefault="00CA3CCA">
            <w:pPr>
              <w:divId w:val="138"/>
              <w:rPr>
                <w:del w:id="1701" w:author="Amram, Lior" w:date="2019-06-13T14:41:00Z"/>
              </w:rPr>
            </w:pPr>
            <w:del w:id="1702" w:author="Amram, Lior" w:date="2019-06-13T14:41:00Z">
              <w:r w:rsidDel="00800DC9">
                <w:delText>front VAP</w:delText>
              </w:r>
            </w:del>
          </w:p>
        </w:tc>
      </w:tr>
    </w:tbl>
    <w:p w:rsidR="00740317" w:rsidDel="00800DC9" w:rsidRDefault="00CA3CCA">
      <w:pPr>
        <w:divId w:val="138"/>
        <w:rPr>
          <w:del w:id="1703" w:author="Amram, Lior" w:date="2019-06-13T14:41:00Z"/>
        </w:rPr>
      </w:pPr>
      <w:del w:id="1704" w:author="Amram, Lior" w:date="2019-06-13T14:41:00Z">
        <w:r w:rsidDel="00800DC9">
          <w:delText>​​</w:delText>
        </w:r>
      </w:del>
    </w:p>
    <w:p w:rsidR="00740317" w:rsidDel="00800DC9" w:rsidRDefault="00CA3CCA">
      <w:pPr>
        <w:divId w:val="138"/>
        <w:rPr>
          <w:del w:id="1705" w:author="Amram, Lior" w:date="2019-06-13T14:41:00Z"/>
        </w:rPr>
      </w:pPr>
      <w:del w:id="1706" w:author="Amram, Lior" w:date="2019-06-13T14:41:00Z">
        <w:r w:rsidDel="00800DC9">
          <w:delText>​​</w:delText>
        </w:r>
      </w:del>
    </w:p>
    <w:p w:rsidR="00740317" w:rsidDel="00800DC9" w:rsidRDefault="00CA3CCA">
      <w:pPr>
        <w:divId w:val="138"/>
        <w:rPr>
          <w:del w:id="1707" w:author="Amram, Lior" w:date="2019-06-13T14:41:00Z"/>
        </w:rPr>
      </w:pPr>
      <w:del w:id="1708" w:author="Amram, Lior" w:date="2019-06-13T14:41:00Z">
        <w:r w:rsidDel="00800DC9">
          <w:br/>
          <w:delText>​​</w:delText>
        </w:r>
      </w:del>
    </w:p>
    <w:p w:rsidR="00740317" w:rsidDel="00800DC9" w:rsidRDefault="00CA3CCA">
      <w:pPr>
        <w:divId w:val="138"/>
        <w:rPr>
          <w:del w:id="1709" w:author="Amram, Lior" w:date="2019-06-13T14:41:00Z"/>
        </w:rPr>
      </w:pPr>
      <w:del w:id="1710" w:author="Amram, Lior" w:date="2019-06-13T14:41:00Z">
        <w:r w:rsidDel="00800DC9">
          <w:br/>
          <w:delText>​​</w:delText>
        </w:r>
      </w:del>
    </w:p>
    <w:p w:rsidR="00740317" w:rsidDel="00800DC9" w:rsidRDefault="00CA3CCA">
      <w:pPr>
        <w:divId w:val="138"/>
        <w:rPr>
          <w:del w:id="1711" w:author="Amram, Lior" w:date="2019-06-13T14:41:00Z"/>
        </w:rPr>
      </w:pPr>
      <w:del w:id="1712" w:author="Amram, Lior" w:date="2019-06-13T14:41:00Z">
        <w:r w:rsidDel="00800DC9">
          <w:br/>
          <w:delText>​​</w:delText>
        </w:r>
      </w:del>
    </w:p>
    <w:p w:rsidR="00740317" w:rsidDel="00800DC9" w:rsidRDefault="00CA3CCA">
      <w:pPr>
        <w:divId w:val="138"/>
        <w:rPr>
          <w:del w:id="1713" w:author="Amram, Lior" w:date="2019-06-13T14:41:00Z"/>
        </w:rPr>
      </w:pPr>
      <w:del w:id="1714" w:author="Amram, Lior" w:date="2019-06-13T14:41:00Z">
        <w:r w:rsidDel="00800DC9">
          <w:br/>
          <w:delText>​​</w:delText>
        </w:r>
      </w:del>
    </w:p>
    <w:p w:rsidR="00740317" w:rsidDel="00800DC9" w:rsidRDefault="00CA3CCA">
      <w:pPr>
        <w:divId w:val="138"/>
        <w:rPr>
          <w:del w:id="1715" w:author="Amram, Lior" w:date="2019-06-13T14:41:00Z"/>
        </w:rPr>
      </w:pPr>
      <w:del w:id="1716" w:author="Amram, Lior" w:date="2019-06-13T14:41:00Z">
        <w:r w:rsidDel="00800DC9">
          <w:br/>
          <w:delText>​​</w:delText>
        </w:r>
      </w:del>
    </w:p>
    <w:p w:rsidR="00740317" w:rsidDel="00800DC9" w:rsidRDefault="00CA3CCA">
      <w:pPr>
        <w:divId w:val="138"/>
        <w:rPr>
          <w:del w:id="1717" w:author="Amram, Lior" w:date="2019-06-13T14:41:00Z"/>
        </w:rPr>
      </w:pPr>
      <w:del w:id="1718" w:author="Amram, Lior" w:date="2019-06-13T14:41:00Z">
        <w:r w:rsidDel="00800DC9">
          <w:br/>
          <w:delText>​​</w:delText>
        </w:r>
      </w:del>
    </w:p>
    <w:p w:rsidR="00740317" w:rsidDel="00800DC9" w:rsidRDefault="00CA3CCA">
      <w:pPr>
        <w:divId w:val="138"/>
        <w:rPr>
          <w:del w:id="1719" w:author="Amram, Lior" w:date="2019-06-13T14:41:00Z"/>
        </w:rPr>
      </w:pPr>
      <w:del w:id="1720" w:author="Amram, Lior" w:date="2019-06-13T14:41:00Z">
        <w:r w:rsidDel="00800DC9">
          <w:br/>
          <w:delText>​​</w:delText>
        </w:r>
      </w:del>
    </w:p>
    <w:p w:rsidR="00740317" w:rsidDel="00800DC9" w:rsidRDefault="00CA3CCA">
      <w:pPr>
        <w:divId w:val="138"/>
        <w:rPr>
          <w:del w:id="1721" w:author="Amram, Lior" w:date="2019-06-13T14:41:00Z"/>
        </w:rPr>
      </w:pPr>
      <w:del w:id="1722" w:author="Amram, Lior" w:date="2019-06-13T14:41:00Z">
        <w:r w:rsidDel="00800DC9">
          <w:br/>
          <w:delText>​​</w:delText>
        </w:r>
      </w:del>
    </w:p>
    <w:p w:rsidR="00740317" w:rsidDel="00800DC9" w:rsidRDefault="00CA3CCA">
      <w:pPr>
        <w:divId w:val="138"/>
        <w:rPr>
          <w:del w:id="1723" w:author="Amram, Lior" w:date="2019-06-13T14:41:00Z"/>
        </w:rPr>
      </w:pPr>
      <w:del w:id="1724" w:author="Amram, Lior" w:date="2019-06-13T14:41:00Z">
        <w:r w:rsidDel="00800DC9">
          <w:br/>
          <w:delText>​​</w:delText>
        </w:r>
      </w:del>
    </w:p>
    <w:p w:rsidR="00740317" w:rsidDel="00800DC9" w:rsidRDefault="00CA3CCA">
      <w:pPr>
        <w:divId w:val="138"/>
        <w:rPr>
          <w:del w:id="1725" w:author="Amram, Lior" w:date="2019-06-13T14:41:00Z"/>
        </w:rPr>
      </w:pPr>
      <w:del w:id="1726" w:author="Amram, Lior" w:date="2019-06-13T14:41:00Z">
        <w:r w:rsidDel="00800DC9">
          <w:br/>
          <w:delText>​​</w:delText>
        </w:r>
      </w:del>
    </w:p>
    <w:p w:rsidR="00740317" w:rsidDel="00800DC9" w:rsidRDefault="00CA3CCA">
      <w:pPr>
        <w:divId w:val="138"/>
        <w:rPr>
          <w:del w:id="1727" w:author="Amram, Lior" w:date="2019-06-13T14:41:00Z"/>
        </w:rPr>
      </w:pPr>
      <w:del w:id="1728" w:author="Amram, Lior" w:date="2019-06-13T14:41:00Z">
        <w:r w:rsidDel="00800DC9">
          <w:br/>
          <w:delText>​​</w:delText>
        </w:r>
      </w:del>
    </w:p>
    <w:p w:rsidR="00740317" w:rsidDel="00800DC9" w:rsidRDefault="00CA3CCA">
      <w:pPr>
        <w:divId w:val="138"/>
        <w:rPr>
          <w:del w:id="1729" w:author="Amram, Lior" w:date="2019-06-13T14:41:00Z"/>
        </w:rPr>
      </w:pPr>
      <w:del w:id="1730" w:author="Amram, Lior" w:date="2019-06-13T14:41:00Z">
        <w:r w:rsidDel="00800DC9">
          <w:br/>
          <w:delText>​​</w:delText>
        </w:r>
      </w:del>
    </w:p>
    <w:p w:rsidR="00740317" w:rsidDel="00800DC9" w:rsidRDefault="00CA3CCA">
      <w:pPr>
        <w:divId w:val="138"/>
        <w:rPr>
          <w:del w:id="1731" w:author="Amram, Lior" w:date="2019-06-13T14:41:00Z"/>
        </w:rPr>
      </w:pPr>
      <w:del w:id="1732" w:author="Amram, Lior" w:date="2019-06-13T14:41:00Z">
        <w:r w:rsidDel="00800DC9">
          <w:br/>
          <w:delText>​​</w:delText>
        </w:r>
      </w:del>
    </w:p>
    <w:p w:rsidR="00740317" w:rsidDel="00800DC9" w:rsidRDefault="00CA3CCA">
      <w:pPr>
        <w:divId w:val="138"/>
        <w:rPr>
          <w:del w:id="1733" w:author="Amram, Lior" w:date="2019-06-13T14:41:00Z"/>
        </w:rPr>
      </w:pPr>
      <w:del w:id="1734" w:author="Amram, Lior" w:date="2019-06-13T14:41:00Z">
        <w:r w:rsidDel="00800DC9">
          <w:br/>
          <w:delText>​​</w:delText>
        </w:r>
      </w:del>
    </w:p>
    <w:p w:rsidR="00740317" w:rsidDel="00800DC9" w:rsidRDefault="00CA3CCA">
      <w:pPr>
        <w:divId w:val="138"/>
        <w:rPr>
          <w:del w:id="1735" w:author="Amram, Lior" w:date="2019-06-13T14:41:00Z"/>
        </w:rPr>
      </w:pPr>
      <w:del w:id="1736" w:author="Amram, Lior" w:date="2019-06-13T14:41:00Z">
        <w:r w:rsidDel="00800DC9">
          <w:br/>
          <w:delText>​​</w:delText>
        </w:r>
      </w:del>
    </w:p>
    <w:p w:rsidR="00740317" w:rsidDel="00800DC9" w:rsidRDefault="00CA3CCA">
      <w:pPr>
        <w:divId w:val="138"/>
        <w:rPr>
          <w:del w:id="1737" w:author="Amram, Lior" w:date="2019-06-13T14:41:00Z"/>
        </w:rPr>
      </w:pPr>
      <w:del w:id="1738" w:author="Amram, Lior" w:date="2019-06-13T14:41:00Z">
        <w:r w:rsidDel="00800DC9">
          <w:br/>
          <w:delText>​​</w:delText>
        </w:r>
      </w:del>
    </w:p>
    <w:p w:rsidR="00740317" w:rsidDel="00800DC9" w:rsidRDefault="00CA3CCA">
      <w:pPr>
        <w:divId w:val="138"/>
        <w:rPr>
          <w:del w:id="1739" w:author="Amram, Lior" w:date="2019-06-13T14:41:00Z"/>
        </w:rPr>
      </w:pPr>
      <w:del w:id="1740" w:author="Amram, Lior" w:date="2019-06-13T14:41:00Z">
        <w:r w:rsidDel="00800DC9">
          <w:br/>
          <w:delText>​​</w:delText>
        </w:r>
      </w:del>
    </w:p>
    <w:p w:rsidR="00740317" w:rsidDel="00800DC9" w:rsidRDefault="00CA3CCA">
      <w:pPr>
        <w:divId w:val="138"/>
        <w:rPr>
          <w:del w:id="1741" w:author="Amram, Lior" w:date="2019-06-13T14:41:00Z"/>
        </w:rPr>
      </w:pPr>
      <w:del w:id="1742" w:author="Amram, Lior" w:date="2019-06-13T14:41:00Z">
        <w:r w:rsidDel="00800DC9">
          <w:br/>
          <w:delText>​​</w:delText>
        </w:r>
      </w:del>
    </w:p>
    <w:p w:rsidR="00740317" w:rsidDel="00800DC9" w:rsidRDefault="00CA3CCA">
      <w:pPr>
        <w:divId w:val="138"/>
        <w:rPr>
          <w:del w:id="1743" w:author="Amram, Lior" w:date="2019-06-13T14:41:00Z"/>
        </w:rPr>
      </w:pPr>
      <w:del w:id="1744" w:author="Amram, Lior" w:date="2019-06-13T14:41:00Z">
        <w:r w:rsidDel="00800DC9">
          <w:br/>
          <w:delText>​​</w:delText>
        </w:r>
      </w:del>
    </w:p>
    <w:p w:rsidR="00740317" w:rsidDel="00800DC9" w:rsidRDefault="00CA3CCA">
      <w:pPr>
        <w:divId w:val="138"/>
        <w:rPr>
          <w:del w:id="1745" w:author="Amram, Lior" w:date="2019-06-13T14:41:00Z"/>
        </w:rPr>
      </w:pPr>
      <w:del w:id="1746" w:author="Amram, Lior" w:date="2019-06-13T14:41:00Z">
        <w:r w:rsidDel="00800DC9">
          <w:br/>
          <w:delText>​​</w:delText>
        </w:r>
      </w:del>
    </w:p>
    <w:p w:rsidR="00740317" w:rsidDel="00800DC9" w:rsidRDefault="00CA3CCA">
      <w:pPr>
        <w:divId w:val="138"/>
        <w:rPr>
          <w:del w:id="1747" w:author="Amram, Lior" w:date="2019-06-13T14:41:00Z"/>
        </w:rPr>
      </w:pPr>
      <w:del w:id="1748" w:author="Amram, Lior" w:date="2019-06-13T14:41:00Z">
        <w:r w:rsidDel="00800DC9">
          <w:br/>
          <w:delText>​​</w:delText>
        </w:r>
      </w:del>
    </w:p>
    <w:p w:rsidR="00740317" w:rsidDel="00800DC9" w:rsidRDefault="00CA3CCA">
      <w:pPr>
        <w:divId w:val="138"/>
        <w:rPr>
          <w:del w:id="1749" w:author="Amram, Lior" w:date="2019-06-13T14:41:00Z"/>
        </w:rPr>
      </w:pPr>
      <w:del w:id="1750" w:author="Amram, Lior" w:date="2019-06-13T14:41:00Z">
        <w:r w:rsidDel="00800DC9">
          <w:br/>
          <w:delText>​​</w:delText>
        </w:r>
      </w:del>
    </w:p>
    <w:p w:rsidR="00740317" w:rsidDel="00800DC9" w:rsidRDefault="00CA3CCA">
      <w:pPr>
        <w:divId w:val="138"/>
        <w:rPr>
          <w:del w:id="1751" w:author="Amram, Lior" w:date="2019-06-13T14:41:00Z"/>
        </w:rPr>
      </w:pPr>
      <w:del w:id="1752" w:author="Amram, Lior" w:date="2019-06-13T14:41:00Z">
        <w:r w:rsidDel="00800DC9">
          <w:br/>
          <w:delText>​​</w:delText>
        </w:r>
      </w:del>
    </w:p>
    <w:p w:rsidR="00740317" w:rsidDel="00800DC9" w:rsidRDefault="00CA3CCA">
      <w:pPr>
        <w:divId w:val="138"/>
        <w:rPr>
          <w:del w:id="1753" w:author="Amram, Lior" w:date="2019-06-13T14:41:00Z"/>
        </w:rPr>
      </w:pPr>
      <w:del w:id="1754" w:author="Amram, Lior" w:date="2019-06-13T14:41:00Z">
        <w:r w:rsidDel="00800DC9">
          <w:br/>
          <w:delText>​​</w:delText>
        </w:r>
      </w:del>
    </w:p>
    <w:p w:rsidR="00740317" w:rsidDel="00800DC9" w:rsidRDefault="00CA3CCA">
      <w:pPr>
        <w:divId w:val="138"/>
        <w:rPr>
          <w:del w:id="1755" w:author="Amram, Lior" w:date="2019-06-13T14:41:00Z"/>
        </w:rPr>
      </w:pPr>
      <w:del w:id="1756" w:author="Amram, Lior" w:date="2019-06-13T14:41:00Z">
        <w:r w:rsidDel="00800DC9">
          <w:br/>
          <w:delText>​​</w:delText>
        </w:r>
      </w:del>
    </w:p>
    <w:p w:rsidR="00740317" w:rsidDel="00800DC9" w:rsidRDefault="00CA3CCA">
      <w:pPr>
        <w:divId w:val="138"/>
        <w:rPr>
          <w:del w:id="1757" w:author="Amram, Lior" w:date="2019-06-13T14:41:00Z"/>
        </w:rPr>
      </w:pPr>
      <w:del w:id="1758" w:author="Amram, Lior" w:date="2019-06-13T14:41:00Z">
        <w:r w:rsidDel="00800DC9">
          <w:br/>
          <w:delText>​​</w:delText>
        </w:r>
      </w:del>
    </w:p>
    <w:p w:rsidR="00740317" w:rsidDel="00800DC9" w:rsidRDefault="00CA3CCA">
      <w:pPr>
        <w:divId w:val="138"/>
        <w:rPr>
          <w:del w:id="1759" w:author="Amram, Lior" w:date="2019-06-13T14:41:00Z"/>
        </w:rPr>
      </w:pPr>
      <w:del w:id="1760" w:author="Amram, Lior" w:date="2019-06-13T14:41:00Z">
        <w:r w:rsidDel="00800DC9">
          <w:br/>
          <w:delText>​​</w:delText>
        </w:r>
      </w:del>
    </w:p>
    <w:p w:rsidR="00740317" w:rsidDel="00800DC9" w:rsidRDefault="00CA3CCA">
      <w:pPr>
        <w:divId w:val="138"/>
        <w:rPr>
          <w:del w:id="1761" w:author="Amram, Lior" w:date="2019-06-13T14:41:00Z"/>
        </w:rPr>
      </w:pPr>
      <w:del w:id="1762" w:author="Amram, Lior" w:date="2019-06-13T14:41:00Z">
        <w:r w:rsidDel="00800DC9">
          <w:br/>
          <w:delText>​​</w:delText>
        </w:r>
      </w:del>
    </w:p>
    <w:p w:rsidR="00740317" w:rsidDel="00800DC9" w:rsidRDefault="00CA3CCA">
      <w:pPr>
        <w:divId w:val="138"/>
        <w:rPr>
          <w:del w:id="1763" w:author="Amram, Lior" w:date="2019-06-13T14:41:00Z"/>
        </w:rPr>
      </w:pPr>
      <w:del w:id="1764" w:author="Amram, Lior" w:date="2019-06-13T14:41:00Z">
        <w:r w:rsidDel="00800DC9">
          <w:br/>
          <w:delText>​​</w:delText>
        </w:r>
      </w:del>
    </w:p>
    <w:p w:rsidR="00740317" w:rsidDel="00800DC9" w:rsidRDefault="00CA3CCA">
      <w:pPr>
        <w:divId w:val="138"/>
        <w:rPr>
          <w:del w:id="1765" w:author="Amram, Lior" w:date="2019-06-13T14:41:00Z"/>
        </w:rPr>
      </w:pPr>
      <w:del w:id="1766" w:author="Amram, Lior" w:date="2019-06-13T14:41:00Z">
        <w:r w:rsidDel="00800DC9">
          <w:br/>
          <w:delText>​​</w:delText>
        </w:r>
      </w:del>
    </w:p>
    <w:p w:rsidR="00740317" w:rsidDel="00800DC9" w:rsidRDefault="00CA3CCA">
      <w:pPr>
        <w:divId w:val="138"/>
        <w:rPr>
          <w:del w:id="1767" w:author="Amram, Lior" w:date="2019-06-13T14:41:00Z"/>
        </w:rPr>
      </w:pPr>
      <w:del w:id="1768" w:author="Amram, Lior" w:date="2019-06-13T14:41:00Z">
        <w:r w:rsidDel="00800DC9">
          <w:br/>
          <w:delText>​​</w:delText>
        </w:r>
      </w:del>
    </w:p>
    <w:p w:rsidR="00740317" w:rsidDel="00800DC9" w:rsidRDefault="00CA3CCA">
      <w:pPr>
        <w:divId w:val="138"/>
        <w:rPr>
          <w:del w:id="1769" w:author="Amram, Lior" w:date="2019-06-13T14:41:00Z"/>
        </w:rPr>
      </w:pPr>
      <w:del w:id="1770" w:author="Amram, Lior" w:date="2019-06-13T14:41:00Z">
        <w:r w:rsidDel="00800DC9">
          <w:br/>
          <w:delText>​​</w:delText>
        </w:r>
      </w:del>
    </w:p>
    <w:p w:rsidR="00740317" w:rsidDel="00800DC9" w:rsidRDefault="00CA3CCA">
      <w:pPr>
        <w:divId w:val="138"/>
        <w:rPr>
          <w:del w:id="1771" w:author="Amram, Lior" w:date="2019-06-13T14:41:00Z"/>
        </w:rPr>
      </w:pPr>
      <w:del w:id="1772" w:author="Amram, Lior" w:date="2019-06-13T14:41:00Z">
        <w:r w:rsidDel="00800DC9">
          <w:br/>
          <w:delText>​​</w:delText>
        </w:r>
      </w:del>
    </w:p>
    <w:p w:rsidR="00740317" w:rsidDel="00800DC9" w:rsidRDefault="00CA3CCA">
      <w:pPr>
        <w:divId w:val="138"/>
        <w:rPr>
          <w:del w:id="1773" w:author="Amram, Lior" w:date="2019-06-13T14:41:00Z"/>
        </w:rPr>
      </w:pPr>
      <w:del w:id="1774" w:author="Amram, Lior" w:date="2019-06-13T14:41:00Z">
        <w:r w:rsidDel="00800DC9">
          <w:br/>
          <w:delText>​​</w:delText>
        </w:r>
      </w:del>
    </w:p>
    <w:p w:rsidR="00740317" w:rsidDel="00800DC9" w:rsidRDefault="00CA3CCA">
      <w:pPr>
        <w:divId w:val="138"/>
        <w:rPr>
          <w:del w:id="1775" w:author="Amram, Lior" w:date="2019-06-13T14:41:00Z"/>
        </w:rPr>
      </w:pPr>
      <w:del w:id="1776" w:author="Amram, Lior" w:date="2019-06-13T14:41:00Z">
        <w:r w:rsidDel="00800DC9">
          <w:br/>
          <w:delText>​​</w:delText>
        </w:r>
      </w:del>
    </w:p>
    <w:p w:rsidR="00740317" w:rsidDel="00800DC9" w:rsidRDefault="00CA3CCA">
      <w:pPr>
        <w:divId w:val="138"/>
        <w:rPr>
          <w:del w:id="1777" w:author="Amram, Lior" w:date="2019-06-13T14:41:00Z"/>
        </w:rPr>
      </w:pPr>
      <w:del w:id="1778" w:author="Amram, Lior" w:date="2019-06-13T14:41:00Z">
        <w:r w:rsidDel="00800DC9">
          <w:br/>
          <w:delText>​​</w:delText>
        </w:r>
      </w:del>
    </w:p>
    <w:p w:rsidR="00740317" w:rsidDel="00800DC9" w:rsidRDefault="00CA3CCA">
      <w:pPr>
        <w:divId w:val="138"/>
        <w:rPr>
          <w:del w:id="1779" w:author="Amram, Lior" w:date="2019-06-13T14:41:00Z"/>
        </w:rPr>
      </w:pPr>
      <w:del w:id="1780" w:author="Amram, Lior" w:date="2019-06-13T14:41:00Z">
        <w:r w:rsidDel="00800DC9">
          <w:br/>
          <w:delText>​​</w:delText>
        </w:r>
      </w:del>
    </w:p>
    <w:p w:rsidR="00740317" w:rsidDel="00800DC9" w:rsidRDefault="00CA3CCA">
      <w:pPr>
        <w:divId w:val="138"/>
        <w:rPr>
          <w:del w:id="1781" w:author="Amram, Lior" w:date="2019-06-13T14:41:00Z"/>
        </w:rPr>
      </w:pPr>
      <w:del w:id="1782" w:author="Amram, Lior" w:date="2019-06-13T14:41:00Z">
        <w:r w:rsidDel="00800DC9">
          <w:br/>
          <w:delText>​​</w:delText>
        </w:r>
      </w:del>
    </w:p>
    <w:p w:rsidR="00740317" w:rsidDel="00800DC9" w:rsidRDefault="00CA3CCA">
      <w:pPr>
        <w:divId w:val="138"/>
        <w:rPr>
          <w:del w:id="1783" w:author="Amram, Lior" w:date="2019-06-13T14:41:00Z"/>
        </w:rPr>
      </w:pPr>
      <w:del w:id="1784" w:author="Amram, Lior" w:date="2019-06-13T14:41:00Z">
        <w:r w:rsidDel="00800DC9">
          <w:br/>
          <w:delText>​​</w:delText>
        </w:r>
      </w:del>
    </w:p>
    <w:p w:rsidR="00740317" w:rsidDel="00800DC9" w:rsidRDefault="00CA3CCA">
      <w:pPr>
        <w:divId w:val="138"/>
        <w:rPr>
          <w:del w:id="1785" w:author="Amram, Lior" w:date="2019-06-13T14:41:00Z"/>
        </w:rPr>
      </w:pPr>
      <w:del w:id="1786" w:author="Amram, Lior" w:date="2019-06-13T14:41:00Z">
        <w:r w:rsidDel="00800DC9">
          <w:br/>
          <w:delText>​​</w:delText>
        </w:r>
      </w:del>
    </w:p>
    <w:p w:rsidR="00740317" w:rsidDel="00800DC9" w:rsidRDefault="00CA3CCA">
      <w:pPr>
        <w:divId w:val="138"/>
        <w:rPr>
          <w:del w:id="1787" w:author="Amram, Lior" w:date="2019-06-13T14:41:00Z"/>
        </w:rPr>
      </w:pPr>
      <w:del w:id="1788" w:author="Amram, Lior" w:date="2019-06-13T14:41:00Z">
        <w:r w:rsidDel="00800DC9">
          <w:br/>
          <w:delText>​​</w:delText>
        </w:r>
      </w:del>
    </w:p>
    <w:p w:rsidR="00740317" w:rsidDel="00800DC9" w:rsidRDefault="00CA3CCA">
      <w:pPr>
        <w:divId w:val="138"/>
        <w:rPr>
          <w:del w:id="1789" w:author="Amram, Lior" w:date="2019-06-13T14:41:00Z"/>
        </w:rPr>
      </w:pPr>
      <w:del w:id="1790" w:author="Amram, Lior" w:date="2019-06-13T14:41:00Z">
        <w:r w:rsidDel="00800DC9">
          <w:br/>
          <w:delText>​​</w:delText>
        </w:r>
      </w:del>
    </w:p>
    <w:p w:rsidR="00740317" w:rsidDel="00800DC9" w:rsidRDefault="00CA3CCA">
      <w:pPr>
        <w:divId w:val="138"/>
        <w:rPr>
          <w:del w:id="1791" w:author="Amram, Lior" w:date="2019-06-13T14:41:00Z"/>
        </w:rPr>
      </w:pPr>
      <w:del w:id="1792" w:author="Amram, Lior" w:date="2019-06-13T14:41:00Z">
        <w:r w:rsidDel="00800DC9">
          <w:br/>
          <w:delText>​​</w:delText>
        </w:r>
      </w:del>
    </w:p>
    <w:p w:rsidR="00740317" w:rsidDel="00800DC9" w:rsidRDefault="00CA3CCA">
      <w:pPr>
        <w:divId w:val="138"/>
        <w:rPr>
          <w:del w:id="1793" w:author="Amram, Lior" w:date="2019-06-13T14:41:00Z"/>
        </w:rPr>
      </w:pPr>
      <w:del w:id="1794" w:author="Amram, Lior" w:date="2019-06-13T14:41:00Z">
        <w:r w:rsidDel="00800DC9">
          <w:br/>
          <w:delText>​​</w:delText>
        </w:r>
      </w:del>
    </w:p>
    <w:p w:rsidR="00740317" w:rsidDel="00800DC9" w:rsidRDefault="00CA3CCA">
      <w:pPr>
        <w:divId w:val="138"/>
        <w:rPr>
          <w:del w:id="1795" w:author="Amram, Lior" w:date="2019-06-13T14:41:00Z"/>
        </w:rPr>
      </w:pPr>
      <w:del w:id="1796" w:author="Amram, Lior" w:date="2019-06-13T14:41:00Z">
        <w:r w:rsidDel="00800DC9">
          <w:br/>
          <w:delText>​​</w:delText>
        </w:r>
      </w:del>
    </w:p>
    <w:p w:rsidR="00740317" w:rsidDel="00800DC9" w:rsidRDefault="00CA3CCA">
      <w:pPr>
        <w:divId w:val="138"/>
        <w:rPr>
          <w:del w:id="1797" w:author="Amram, Lior" w:date="2019-06-13T14:41:00Z"/>
        </w:rPr>
      </w:pPr>
      <w:del w:id="1798" w:author="Amram, Lior" w:date="2019-06-13T14:41:00Z">
        <w:r w:rsidDel="00800DC9">
          <w:br/>
          <w:delText>​​</w:delText>
        </w:r>
      </w:del>
    </w:p>
    <w:p w:rsidR="00740317" w:rsidDel="00800DC9" w:rsidRDefault="00CA3CCA">
      <w:pPr>
        <w:divId w:val="138"/>
        <w:rPr>
          <w:del w:id="1799" w:author="Amram, Lior" w:date="2019-06-13T14:41:00Z"/>
        </w:rPr>
      </w:pPr>
      <w:del w:id="1800" w:author="Amram, Lior" w:date="2019-06-13T14:41:00Z">
        <w:r w:rsidDel="00800DC9">
          <w:br/>
          <w:delText>​​</w:delText>
        </w:r>
      </w:del>
    </w:p>
    <w:p w:rsidR="00740317" w:rsidDel="00800DC9" w:rsidRDefault="00CA3CCA">
      <w:pPr>
        <w:divId w:val="138"/>
        <w:rPr>
          <w:del w:id="1801" w:author="Amram, Lior" w:date="2019-06-13T14:41:00Z"/>
        </w:rPr>
      </w:pPr>
      <w:del w:id="1802" w:author="Amram, Lior" w:date="2019-06-13T14:41:00Z">
        <w:r w:rsidDel="00800DC9">
          <w:br/>
          <w:delText>​​</w:delText>
        </w:r>
      </w:del>
    </w:p>
    <w:p w:rsidR="00740317" w:rsidDel="00800DC9" w:rsidRDefault="00CA3CCA">
      <w:pPr>
        <w:divId w:val="138"/>
        <w:rPr>
          <w:del w:id="1803" w:author="Amram, Lior" w:date="2019-06-13T14:41:00Z"/>
        </w:rPr>
      </w:pPr>
      <w:del w:id="1804" w:author="Amram, Lior" w:date="2019-06-13T14:41:00Z">
        <w:r w:rsidDel="00800DC9">
          <w:br/>
          <w:delText>​​</w:delText>
        </w:r>
      </w:del>
    </w:p>
    <w:p w:rsidR="00740317" w:rsidDel="00800DC9" w:rsidRDefault="00CA3CCA">
      <w:pPr>
        <w:divId w:val="138"/>
        <w:rPr>
          <w:del w:id="1805" w:author="Amram, Lior" w:date="2019-06-13T14:41:00Z"/>
        </w:rPr>
      </w:pPr>
      <w:del w:id="1806" w:author="Amram, Lior" w:date="2019-06-13T14:41:00Z">
        <w:r w:rsidDel="00800DC9">
          <w:br/>
          <w:delText>​​</w:delText>
        </w:r>
      </w:del>
    </w:p>
    <w:p w:rsidR="00740317" w:rsidDel="00800DC9" w:rsidRDefault="00CA3CCA">
      <w:pPr>
        <w:divId w:val="138"/>
        <w:rPr>
          <w:del w:id="1807" w:author="Amram, Lior" w:date="2019-06-13T14:41:00Z"/>
        </w:rPr>
      </w:pPr>
      <w:del w:id="1808" w:author="Amram, Lior" w:date="2019-06-13T14:41:00Z">
        <w:r w:rsidDel="00800DC9">
          <w:br/>
          <w:delText>​​</w:delText>
        </w:r>
      </w:del>
    </w:p>
    <w:p w:rsidR="00740317" w:rsidDel="00800DC9" w:rsidRDefault="00CA3CCA">
      <w:pPr>
        <w:divId w:val="138"/>
        <w:rPr>
          <w:del w:id="1809" w:author="Amram, Lior" w:date="2019-06-13T14:41:00Z"/>
        </w:rPr>
      </w:pPr>
      <w:del w:id="1810" w:author="Amram, Lior" w:date="2019-06-13T14:41:00Z">
        <w:r w:rsidDel="00800DC9">
          <w:br/>
          <w:delText>​​</w:delText>
        </w:r>
      </w:del>
    </w:p>
    <w:p w:rsidR="00740317" w:rsidDel="00800DC9" w:rsidRDefault="00CA3CCA">
      <w:pPr>
        <w:divId w:val="138"/>
        <w:rPr>
          <w:del w:id="1811" w:author="Amram, Lior" w:date="2019-06-13T14:41:00Z"/>
        </w:rPr>
      </w:pPr>
      <w:del w:id="1812" w:author="Amram, Lior" w:date="2019-06-13T14:41:00Z">
        <w:r w:rsidDel="00800DC9">
          <w:br/>
          <w:delText>​​</w:delText>
        </w:r>
      </w:del>
    </w:p>
    <w:p w:rsidR="00740317" w:rsidRDefault="00CA3CCA">
      <w:pPr>
        <w:divId w:val="138"/>
      </w:pPr>
      <w:del w:id="1813" w:author="Amram, Lior" w:date="2019-06-13T14:41:00Z">
        <w:r w:rsidDel="00800DC9">
          <w:br/>
          <w:delText>​​</w:delText>
        </w:r>
      </w:del>
    </w:p>
    <w:sectPr w:rsidR="00740317" w:rsidSect="0044648C">
      <w:headerReference w:type="default" r:id="rId81"/>
      <w:footerReference w:type="default" r:id="rId82"/>
      <w:pgSz w:w="11906" w:h="16838"/>
      <w:pgMar w:top="2155" w:right="964" w:bottom="964" w:left="1021" w:header="794"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09D" w:rsidRDefault="000E409D" w:rsidP="00AD236B">
      <w:pPr>
        <w:spacing w:after="0"/>
      </w:pPr>
      <w:r>
        <w:separator/>
      </w:r>
    </w:p>
  </w:endnote>
  <w:endnote w:type="continuationSeparator" w:id="0">
    <w:p w:rsidR="000E409D" w:rsidRDefault="000E409D" w:rsidP="00AD23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1165" w:rsidRPr="00DB2860" w:rsidRDefault="0044648C">
    <w:pPr>
      <w:pStyle w:val="Footer"/>
      <w:tabs>
        <w:tab w:val="clear" w:pos="4536"/>
        <w:tab w:val="clear" w:pos="9072"/>
        <w:tab w:val="left" w:pos="516"/>
      </w:tabs>
      <w:rPr>
        <w:noProof/>
        <w:lang w:val="en-US"/>
      </w:rPr>
      <w:pPrChange w:id="1824" w:author="Amram, Lior" w:date="2019-06-13T14:41:00Z">
        <w:pPr>
          <w:pStyle w:val="Footer"/>
          <w:tabs>
            <w:tab w:val="clear" w:pos="9072"/>
            <w:tab w:val="right" w:pos="9900"/>
          </w:tabs>
        </w:pPr>
      </w:pPrChange>
    </w:pPr>
    <w:del w:id="1825" w:author="Amram, Lior" w:date="2019-06-13T14:41:00Z">
      <w:r w:rsidRPr="009E0FAE" w:rsidDel="00800DC9">
        <w:rPr>
          <w:rStyle w:val="acecollapsed"/>
          <w:noProof/>
        </w:rPr>
        <w:fldChar w:fldCharType="begin"/>
      </w:r>
      <w:r w:rsidRPr="0044648C" w:rsidDel="00800DC9">
        <w:rPr>
          <w:rStyle w:val="acecollapsed"/>
          <w:noProof/>
          <w:lang w:val="en-US"/>
        </w:rPr>
        <w:delInstrText xml:space="preserve">IF </w:delInstrText>
      </w:r>
      <w:r w:rsidRPr="009E0FAE" w:rsidDel="00800DC9">
        <w:rPr>
          <w:rStyle w:val="acecollapsed"/>
          <w:noProof/>
        </w:rPr>
        <w:fldChar w:fldCharType="begin"/>
      </w:r>
      <w:r w:rsidRPr="0044648C" w:rsidDel="00800DC9">
        <w:rPr>
          <w:rStyle w:val="acecollapsed"/>
          <w:noProof/>
          <w:lang w:val="en-US"/>
        </w:rPr>
        <w:delInstrText xml:space="preserve"> DOCPROPERTY  Doc_Preliminary </w:delInstrText>
      </w:r>
      <w:r w:rsidRPr="009E0FAE" w:rsidDel="00800DC9">
        <w:rPr>
          <w:rStyle w:val="acecollapsed"/>
          <w:noProof/>
        </w:rPr>
        <w:fldChar w:fldCharType="separate"/>
      </w:r>
      <w:r w:rsidR="000B3F06" w:rsidDel="00800DC9">
        <w:rPr>
          <w:rStyle w:val="acecollapsed"/>
          <w:noProof/>
          <w:lang w:val="en-US"/>
        </w:rPr>
        <w:delInstrText xml:space="preserve"> </w:delInstrText>
      </w:r>
      <w:r w:rsidRPr="009E0FAE" w:rsidDel="00800DC9">
        <w:rPr>
          <w:rStyle w:val="acecollapsed"/>
          <w:noProof/>
        </w:rPr>
        <w:fldChar w:fldCharType="end"/>
      </w:r>
      <w:r w:rsidRPr="0044648C" w:rsidDel="00800DC9">
        <w:rPr>
          <w:rStyle w:val="acecollapsed"/>
          <w:noProof/>
          <w:lang w:val="en-US"/>
        </w:rPr>
        <w:delInstrText>=" " "" "</w:delInstrText>
      </w:r>
      <w:r w:rsidDel="00800DC9">
        <w:rPr>
          <w:rStyle w:val="acecollapsed"/>
          <w:noProof/>
        </w:rPr>
        <w:fldChar w:fldCharType="begin"/>
      </w:r>
      <w:r w:rsidRPr="0044648C" w:rsidDel="00800DC9">
        <w:rPr>
          <w:rStyle w:val="acecollapsed"/>
          <w:noProof/>
          <w:lang w:val="en-US"/>
        </w:rPr>
        <w:delInstrText xml:space="preserve"> DOCPROPERTY  Doc_Preliminary  \* MERGEFORMAT </w:delInstrText>
      </w:r>
      <w:r w:rsidDel="00800DC9">
        <w:rPr>
          <w:rStyle w:val="acecollapsed"/>
          <w:noProof/>
        </w:rPr>
        <w:fldChar w:fldCharType="separate"/>
      </w:r>
      <w:r w:rsidRPr="0044648C" w:rsidDel="00800DC9">
        <w:rPr>
          <w:rStyle w:val="acecollapsed"/>
          <w:noProof/>
          <w:lang w:val="en-US"/>
        </w:rPr>
        <w:delInstrText xml:space="preserve">Doc_Preliminary </w:delInstrText>
      </w:r>
      <w:r w:rsidDel="00800DC9">
        <w:rPr>
          <w:rStyle w:val="acecollapsed"/>
          <w:noProof/>
        </w:rPr>
        <w:fldChar w:fldCharType="end"/>
      </w:r>
      <w:r w:rsidRPr="0044648C" w:rsidDel="00800DC9">
        <w:rPr>
          <w:rStyle w:val="acecollapsed"/>
          <w:noProof/>
          <w:lang w:val="en-US"/>
        </w:rPr>
        <w:delInstrText>"</w:delInstrText>
      </w:r>
      <w:r w:rsidRPr="009E0FAE" w:rsidDel="00800DC9">
        <w:rPr>
          <w:rStyle w:val="acecollapsed"/>
          <w:noProof/>
        </w:rPr>
        <w:fldChar w:fldCharType="end"/>
      </w:r>
      <w:r w:rsidRPr="009E0FAE" w:rsidDel="00800DC9">
        <w:rPr>
          <w:rStyle w:val="acecollapsed"/>
          <w:noProof/>
        </w:rPr>
        <w:fldChar w:fldCharType="begin"/>
      </w:r>
      <w:r w:rsidRPr="0044648C" w:rsidDel="00800DC9">
        <w:rPr>
          <w:rStyle w:val="acecollapsed"/>
          <w:noProof/>
          <w:lang w:val="en-US"/>
        </w:rPr>
        <w:delInstrText xml:space="preserve"> DOCPROPERTY  Doc_Type  \* MERGEFORMAT </w:delInstrText>
      </w:r>
      <w:r w:rsidRPr="009E0FAE" w:rsidDel="00800DC9">
        <w:rPr>
          <w:rStyle w:val="acecollapsed"/>
          <w:noProof/>
        </w:rPr>
        <w:fldChar w:fldCharType="separate"/>
      </w:r>
      <w:r w:rsidR="000B3F06" w:rsidDel="00800DC9">
        <w:rPr>
          <w:rStyle w:val="acecollapsed"/>
          <w:noProof/>
          <w:lang w:val="en-US"/>
        </w:rPr>
        <w:delText>Doc_Type</w:delText>
      </w:r>
      <w:r w:rsidRPr="009E0FAE" w:rsidDel="00800DC9">
        <w:rPr>
          <w:rStyle w:val="acecollapsed"/>
          <w:noProof/>
        </w:rPr>
        <w:fldChar w:fldCharType="end"/>
      </w:r>
      <w:r w:rsidRPr="0044648C" w:rsidDel="00800DC9">
        <w:rPr>
          <w:rStyle w:val="acecollapsed"/>
          <w:noProof/>
          <w:lang w:val="en-US"/>
        </w:rPr>
        <w:tab/>
      </w:r>
      <w:r w:rsidRPr="009E0FAE" w:rsidDel="00800DC9">
        <w:rPr>
          <w:rStyle w:val="acecollapsed"/>
          <w:noProof/>
        </w:rPr>
        <w:fldChar w:fldCharType="begin"/>
      </w:r>
      <w:r w:rsidRPr="0044648C" w:rsidDel="00800DC9">
        <w:rPr>
          <w:rStyle w:val="acecollapsed"/>
          <w:noProof/>
          <w:lang w:val="en-US"/>
        </w:rPr>
        <w:delInstrText xml:space="preserve"> PAGE </w:delInstrText>
      </w:r>
      <w:r w:rsidRPr="009E0FAE" w:rsidDel="00800DC9">
        <w:rPr>
          <w:rStyle w:val="acecollapsed"/>
          <w:noProof/>
        </w:rPr>
        <w:fldChar w:fldCharType="separate"/>
      </w:r>
      <w:r w:rsidR="00800DC9" w:rsidDel="00800DC9">
        <w:rPr>
          <w:rStyle w:val="acecollapsed"/>
          <w:noProof/>
          <w:lang w:val="en-US"/>
        </w:rPr>
        <w:delText>2</w:delText>
      </w:r>
      <w:r w:rsidRPr="009E0FAE" w:rsidDel="00800DC9">
        <w:rPr>
          <w:rStyle w:val="acecollapsed"/>
          <w:noProof/>
        </w:rPr>
        <w:fldChar w:fldCharType="end"/>
      </w:r>
      <w:r w:rsidRPr="0044648C" w:rsidDel="00800DC9">
        <w:rPr>
          <w:rStyle w:val="acecollapsed"/>
          <w:noProof/>
          <w:lang w:val="en-US"/>
        </w:rPr>
        <w:tab/>
        <w:delText xml:space="preserve">Rev. </w:delText>
      </w:r>
    </w:del>
    <w:customXmlDelRangeStart w:id="1826" w:author="Amram, Lior" w:date="2019-06-13T14:41:00Z"/>
    <w:sdt>
      <w:sdtPr>
        <w:rPr>
          <w:rStyle w:val="acecollapsed"/>
          <w:noProof/>
          <w:lang w:val="en-US"/>
        </w:rPr>
        <w:alias w:val="revision"/>
        <w:tag w:val="revision"/>
        <w:id w:val="257958023"/>
        <w:text/>
      </w:sdtPr>
      <w:sdtEndPr>
        <w:rPr>
          <w:rStyle w:val="acecollapsed"/>
        </w:rPr>
      </w:sdtEndPr>
      <w:sdtContent>
        <w:customXmlDelRangeEnd w:id="1826"/>
        <w:del w:id="1827" w:author="Amram, Lior" w:date="2019-06-13T14:41:00Z">
          <w:r w:rsidRPr="0044648C" w:rsidDel="00800DC9">
            <w:rPr>
              <w:rStyle w:val="acecollapsed"/>
              <w:noProof/>
              <w:lang w:val="en-US"/>
            </w:rPr>
            <w:delText>246572</w:delText>
          </w:r>
        </w:del>
        <w:customXmlDelRangeStart w:id="1828" w:author="Amram, Lior" w:date="2019-06-13T14:41:00Z"/>
      </w:sdtContent>
    </w:sdt>
    <w:customXmlDelRangeEnd w:id="1828"/>
    <w:del w:id="1829" w:author="Amram, Lior" w:date="2019-06-13T14:41:00Z">
      <w:r w:rsidRPr="0044648C" w:rsidDel="00800DC9">
        <w:rPr>
          <w:rStyle w:val="acecollapsed"/>
          <w:noProof/>
          <w:lang w:val="en-US"/>
        </w:rPr>
        <w:delText xml:space="preserve">, </w:delText>
      </w:r>
    </w:del>
    <w:customXmlDelRangeStart w:id="1830" w:author="Amram, Lior" w:date="2019-06-13T14:41:00Z"/>
    <w:sdt>
      <w:sdtPr>
        <w:rPr>
          <w:rStyle w:val="acecollapsed"/>
          <w:noProof/>
          <w:lang w:val="en-US"/>
        </w:rPr>
        <w:alias w:val="generated"/>
        <w:tag w:val="generated"/>
        <w:id w:val="24635576"/>
        <w:text/>
      </w:sdtPr>
      <w:sdtEndPr>
        <w:rPr>
          <w:rStyle w:val="acecollapsed"/>
        </w:rPr>
      </w:sdtEndPr>
      <w:sdtContent>
        <w:customXmlDelRangeEnd w:id="1830"/>
        <w:del w:id="1831" w:author="Amram, Lior" w:date="2019-06-13T14:41:00Z">
          <w:r w:rsidRPr="0044648C" w:rsidDel="00800DC9">
            <w:rPr>
              <w:rStyle w:val="acecollapsed"/>
              <w:noProof/>
              <w:lang w:val="en-US"/>
            </w:rPr>
            <w:delText>2019-06-13 13:39</w:delText>
          </w:r>
        </w:del>
        <w:customXmlDelRangeStart w:id="1832" w:author="Amram, Lior" w:date="2019-06-13T14:41:00Z"/>
      </w:sdtContent>
    </w:sdt>
    <w:customXmlDelRangeEnd w:id="1832"/>
    <w:del w:id="1833" w:author="Amram, Lior" w:date="2019-06-13T14:41:00Z">
      <w:r w:rsidR="00DB2860" w:rsidDel="00800DC9">
        <w:rPr>
          <w:rStyle w:val="acecollapsed"/>
          <w:noProof/>
          <w:lang w:val="en-US"/>
        </w:rPr>
        <w:br/>
      </w:r>
      <w:r w:rsidRPr="009E0FAE" w:rsidDel="00800DC9">
        <w:rPr>
          <w:rStyle w:val="acecollapsed"/>
          <w:noProof/>
        </w:rPr>
        <w:fldChar w:fldCharType="begin"/>
      </w:r>
      <w:r w:rsidRPr="0044648C" w:rsidDel="00800DC9">
        <w:rPr>
          <w:rStyle w:val="acecollapsed"/>
          <w:noProof/>
          <w:lang w:val="en-US"/>
        </w:rPr>
        <w:delInstrText xml:space="preserve"> DOCPROPERTY  Doc_Subtype  \* MERGEFORMAT </w:delInstrText>
      </w:r>
      <w:r w:rsidRPr="009E0FAE" w:rsidDel="00800DC9">
        <w:rPr>
          <w:rStyle w:val="acecollapsed"/>
          <w:noProof/>
        </w:rPr>
        <w:fldChar w:fldCharType="separate"/>
      </w:r>
      <w:r w:rsidR="000B3F06" w:rsidDel="00800DC9">
        <w:rPr>
          <w:rStyle w:val="acecollapsed"/>
          <w:noProof/>
          <w:lang w:val="en-US"/>
        </w:rPr>
        <w:delText>Doc_Subtype</w:delText>
      </w:r>
      <w:r w:rsidRPr="009E0FAE" w:rsidDel="00800DC9">
        <w:rPr>
          <w:rStyle w:val="acecollapsed"/>
          <w:noProof/>
        </w:rPr>
        <w:fldChar w:fldCharType="end"/>
      </w:r>
      <w:r w:rsidR="00DB2860" w:rsidRPr="00DB2860" w:rsidDel="00800DC9">
        <w:rPr>
          <w:rStyle w:val="acecollapsed"/>
          <w:noProof/>
          <w:lang w:val="en-US"/>
        </w:rPr>
        <w:tab/>
      </w:r>
      <w:r w:rsidR="00DB2860" w:rsidDel="00800DC9">
        <w:rPr>
          <w:rStyle w:val="acecollapsed"/>
          <w:noProof/>
          <w:lang w:val="en-US"/>
        </w:rPr>
        <w:tab/>
      </w:r>
      <w:r w:rsidR="00DB2860" w:rsidDel="00800DC9">
        <w:fldChar w:fldCharType="begin"/>
      </w:r>
      <w:r w:rsidR="00DB2860" w:rsidRPr="00E215DD" w:rsidDel="00800DC9">
        <w:rPr>
          <w:lang w:val="en-GB"/>
        </w:rPr>
        <w:delInstrText xml:space="preserve"> DOCPROPERTY  Doc_ConfidentialStatus  \* MERGEFORMAT </w:delInstrText>
      </w:r>
      <w:r w:rsidR="00DB2860" w:rsidDel="00800DC9">
        <w:fldChar w:fldCharType="separate"/>
      </w:r>
      <w:r w:rsidR="00DB2860" w:rsidDel="00800DC9">
        <w:rPr>
          <w:lang w:val="en-GB"/>
        </w:rPr>
        <w:delText>Intel Confidential</w:delText>
      </w:r>
      <w:r w:rsidR="00DB2860" w:rsidDel="00800DC9">
        <w:fldChar w:fldCharType="end"/>
      </w:r>
    </w:de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09D" w:rsidRDefault="000E409D" w:rsidP="00AD236B">
      <w:pPr>
        <w:spacing w:after="0"/>
      </w:pPr>
      <w:r>
        <w:separator/>
      </w:r>
    </w:p>
  </w:footnote>
  <w:footnote w:type="continuationSeparator" w:id="0">
    <w:p w:rsidR="000E409D" w:rsidRDefault="000E409D" w:rsidP="00AD236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48C" w:rsidDel="00800DC9" w:rsidRDefault="00DB2860" w:rsidP="000B3F06">
    <w:pPr>
      <w:pStyle w:val="Headline1"/>
      <w:tabs>
        <w:tab w:val="clear" w:pos="9639"/>
        <w:tab w:val="right" w:pos="9923"/>
      </w:tabs>
      <w:rPr>
        <w:del w:id="1814" w:author="Amram, Lior" w:date="2019-06-13T14:42:00Z"/>
      </w:rPr>
    </w:pPr>
    <w:del w:id="1815" w:author="Amram, Lior" w:date="2019-06-13T14:42:00Z">
      <w:r w:rsidDel="00800DC9">
        <w:rPr>
          <w:b w:val="0"/>
          <w:noProof/>
          <w:lang w:eastAsia="en-US" w:bidi="he-IL"/>
        </w:rPr>
        <w:drawing>
          <wp:anchor distT="0" distB="0" distL="114300" distR="114300" simplePos="0" relativeHeight="251665408" behindDoc="0" locked="0" layoutInCell="1" allowOverlap="1">
            <wp:simplePos x="0" y="0"/>
            <wp:positionH relativeFrom="column">
              <wp:posOffset>-635</wp:posOffset>
            </wp:positionH>
            <wp:positionV relativeFrom="paragraph">
              <wp:posOffset>-92075</wp:posOffset>
            </wp:positionV>
            <wp:extent cx="876300" cy="577215"/>
            <wp:effectExtent l="0" t="0" r="0" b="0"/>
            <wp:wrapThrough wrapText="bothSides">
              <wp:wrapPolygon edited="0">
                <wp:start x="8922" y="0"/>
                <wp:lineTo x="0" y="2851"/>
                <wp:lineTo x="0" y="18535"/>
                <wp:lineTo x="3287" y="20673"/>
                <wp:lineTo x="13617" y="20673"/>
                <wp:lineTo x="15965" y="20673"/>
                <wp:lineTo x="21130" y="14257"/>
                <wp:lineTo x="21130" y="2139"/>
                <wp:lineTo x="18313" y="0"/>
                <wp:lineTo x="8922"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l_rgb_30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6300" cy="577215"/>
                    </a:xfrm>
                    <a:prstGeom prst="rect">
                      <a:avLst/>
                    </a:prstGeom>
                  </pic:spPr>
                </pic:pic>
              </a:graphicData>
            </a:graphic>
          </wp:anchor>
        </w:drawing>
      </w:r>
      <w:r w:rsidR="0044648C" w:rsidDel="00800DC9">
        <w:rPr>
          <w:b w:val="0"/>
          <w:noProof/>
          <w:lang w:eastAsia="en-US" w:bidi="he-IL"/>
        </w:rPr>
        <w:drawing>
          <wp:anchor distT="0" distB="0" distL="114300" distR="114300" simplePos="0" relativeHeight="251656192" behindDoc="1" locked="1" layoutInCell="0" allowOverlap="1">
            <wp:simplePos x="0" y="0"/>
            <wp:positionH relativeFrom="page">
              <wp:posOffset>648335</wp:posOffset>
            </wp:positionH>
            <wp:positionV relativeFrom="page">
              <wp:posOffset>504190</wp:posOffset>
            </wp:positionV>
            <wp:extent cx="1676400" cy="723265"/>
            <wp:effectExtent l="0" t="0" r="0" b="0"/>
            <wp:wrapNone/>
            <wp:docPr id="46" name="Picture 46"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a:ln>
                      <a:noFill/>
                    </a:ln>
                  </pic:spPr>
                </pic:pic>
              </a:graphicData>
            </a:graphic>
          </wp:anchor>
        </w:drawing>
      </w:r>
      <w:r w:rsidR="0044648C" w:rsidDel="00800DC9">
        <w:tab/>
      </w:r>
      <w:r w:rsidR="00570262" w:rsidDel="00800DC9">
        <w:rPr>
          <w:b w:val="0"/>
        </w:rPr>
        <w:fldChar w:fldCharType="begin"/>
      </w:r>
      <w:r w:rsidR="00570262" w:rsidDel="00800DC9">
        <w:delInstrText xml:space="preserve"> DOCPROPERTY  Doc_TopRight1  \* MERGEFORMAT </w:delInstrText>
      </w:r>
      <w:r w:rsidR="00570262" w:rsidDel="00800DC9">
        <w:rPr>
          <w:b w:val="0"/>
        </w:rPr>
        <w:fldChar w:fldCharType="separate"/>
      </w:r>
      <w:r w:rsidR="000B3F06" w:rsidDel="00800DC9">
        <w:delText>Doc_TopRight1</w:delText>
      </w:r>
      <w:r w:rsidR="00570262" w:rsidDel="00800DC9">
        <w:rPr>
          <w:b w:val="0"/>
        </w:rPr>
        <w:fldChar w:fldCharType="end"/>
      </w:r>
    </w:del>
  </w:p>
  <w:p w:rsidR="0044648C" w:rsidDel="00800DC9" w:rsidRDefault="00211F07" w:rsidP="000B3F06">
    <w:pPr>
      <w:pStyle w:val="Headline1"/>
      <w:tabs>
        <w:tab w:val="clear" w:pos="9639"/>
        <w:tab w:val="right" w:pos="9923"/>
      </w:tabs>
      <w:rPr>
        <w:del w:id="1816" w:author="Amram, Lior" w:date="2019-06-13T14:42:00Z"/>
      </w:rPr>
    </w:pPr>
    <w:del w:id="1817" w:author="Amram, Lior" w:date="2019-06-13T14:42:00Z">
      <w:r w:rsidDel="00800DC9">
        <w:tab/>
      </w:r>
      <w:r w:rsidR="00570262" w:rsidDel="00800DC9">
        <w:rPr>
          <w:b w:val="0"/>
        </w:rPr>
        <w:fldChar w:fldCharType="begin"/>
      </w:r>
      <w:r w:rsidR="00570262" w:rsidDel="00800DC9">
        <w:delInstrText xml:space="preserve"> DOCPROPERTY  Doc_TopRight2  \* MERGEFORMAT </w:delInstrText>
      </w:r>
      <w:r w:rsidR="00570262" w:rsidDel="00800DC9">
        <w:rPr>
          <w:b w:val="0"/>
        </w:rPr>
        <w:fldChar w:fldCharType="separate"/>
      </w:r>
      <w:r w:rsidR="000B3F06" w:rsidDel="00800DC9">
        <w:delText>Doc_TopRight2</w:delText>
      </w:r>
      <w:r w:rsidR="00570262" w:rsidDel="00800DC9">
        <w:rPr>
          <w:b w:val="0"/>
        </w:rPr>
        <w:fldChar w:fldCharType="end"/>
      </w:r>
    </w:del>
  </w:p>
  <w:p w:rsidR="0044648C" w:rsidRPr="00E215DD" w:rsidDel="00800DC9" w:rsidRDefault="0044648C">
    <w:pPr>
      <w:tabs>
        <w:tab w:val="left" w:pos="8565"/>
      </w:tabs>
      <w:spacing w:after="0"/>
      <w:rPr>
        <w:del w:id="1818" w:author="Amram, Lior" w:date="2019-06-13T14:42:00Z"/>
        <w:lang w:val="en-GB"/>
      </w:rPr>
      <w:pPrChange w:id="1819" w:author="Amram, Lior" w:date="2019-06-13T14:41:00Z">
        <w:pPr>
          <w:spacing w:after="0"/>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0" w:type="dxa"/>
      </w:tblCellMar>
      <w:tblLook w:val="04A0" w:firstRow="1" w:lastRow="0" w:firstColumn="1" w:lastColumn="0" w:noHBand="0" w:noVBand="1"/>
    </w:tblPr>
    <w:tblGrid>
      <w:gridCol w:w="2518"/>
      <w:gridCol w:w="7511"/>
    </w:tblGrid>
    <w:tr w:rsidR="00920411" w:rsidRPr="0044648C" w:rsidDel="00800DC9" w:rsidTr="00920411">
      <w:trPr>
        <w:del w:id="1820" w:author="Amram, Lior" w:date="2019-06-13T14:42:00Z"/>
      </w:trPr>
      <w:tc>
        <w:tcPr>
          <w:tcW w:w="2518" w:type="dxa"/>
        </w:tcPr>
        <w:p w:rsidR="00920411" w:rsidRPr="00920411" w:rsidDel="00800DC9" w:rsidRDefault="00920411" w:rsidP="00DB2860">
          <w:pPr>
            <w:pStyle w:val="Headline2"/>
            <w:tabs>
              <w:tab w:val="clear" w:pos="9923"/>
            </w:tabs>
            <w:rPr>
              <w:del w:id="1821" w:author="Amram, Lior" w:date="2019-06-13T14:42:00Z"/>
              <w:lang w:val="en-GB"/>
            </w:rPr>
          </w:pPr>
        </w:p>
      </w:tc>
      <w:tc>
        <w:tcPr>
          <w:tcW w:w="7511" w:type="dxa"/>
          <w:tcBorders>
            <w:top w:val="single" w:sz="4" w:space="0" w:color="auto"/>
          </w:tcBorders>
        </w:tcPr>
        <w:p w:rsidR="00920411" w:rsidRPr="0044648C" w:rsidDel="00800DC9" w:rsidRDefault="00920411" w:rsidP="00920411">
          <w:pPr>
            <w:pStyle w:val="Headline2"/>
            <w:tabs>
              <w:tab w:val="clear" w:pos="9923"/>
            </w:tabs>
            <w:jc w:val="right"/>
            <w:rPr>
              <w:del w:id="1822" w:author="Amram, Lior" w:date="2019-06-13T14:42:00Z"/>
              <w:lang w:val="en-GB"/>
            </w:rPr>
          </w:pPr>
          <w:del w:id="1823" w:author="Amram, Lior" w:date="2019-06-13T14:42:00Z">
            <w:r w:rsidRPr="00920411" w:rsidDel="00800DC9">
              <w:rPr>
                <w:b w:val="0"/>
                <w:lang w:val="en-GB"/>
              </w:rPr>
              <w:fldChar w:fldCharType="begin"/>
            </w:r>
            <w:r w:rsidRPr="00920411" w:rsidDel="00800DC9">
              <w:rPr>
                <w:lang w:val="en-GB"/>
              </w:rPr>
              <w:delInstrText xml:space="preserve"> STYLEREF  "Heading 1"  \* MERGEFORMAT </w:delInstrText>
            </w:r>
            <w:r w:rsidRPr="00920411" w:rsidDel="00800DC9">
              <w:rPr>
                <w:b w:val="0"/>
                <w:lang w:val="en-GB"/>
              </w:rPr>
              <w:fldChar w:fldCharType="separate"/>
            </w:r>
            <w:r w:rsidR="00800DC9" w:rsidDel="00800DC9">
              <w:rPr>
                <w:b w:val="0"/>
                <w:bCs/>
                <w:noProof/>
              </w:rPr>
              <w:delText>Error! No text of specified style in document.</w:delText>
            </w:r>
            <w:r w:rsidRPr="00920411" w:rsidDel="00800DC9">
              <w:rPr>
                <w:b w:val="0"/>
                <w:lang w:val="en-GB"/>
              </w:rPr>
              <w:fldChar w:fldCharType="end"/>
            </w:r>
          </w:del>
        </w:p>
      </w:tc>
    </w:tr>
  </w:tbl>
  <w:p w:rsidR="00AD236B" w:rsidRPr="0044648C" w:rsidRDefault="00AD236B" w:rsidP="00800DC9">
    <w:pPr>
      <w:pStyle w:val="Headline2"/>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19295B"/>
    <w:multiLevelType w:val="hybridMultilevel"/>
    <w:tmpl w:val="89DC3954"/>
    <w:lvl w:ilvl="0" w:tplc="00BE2C6C">
      <w:start w:val="1"/>
      <w:numFmt w:val="bullet"/>
      <w:lvlText w:val="•"/>
      <w:lvlJc w:val="left"/>
      <w:pPr>
        <w:ind w:leftChars="180" w:left="360" w:hanging="360"/>
      </w:pPr>
    </w:lvl>
    <w:lvl w:ilvl="1" w:tplc="00BE2C6C">
      <w:start w:val="1"/>
      <w:numFmt w:val="bullet"/>
      <w:lvlText w:val="•"/>
      <w:lvlJc w:val="left"/>
      <w:pPr>
        <w:ind w:leftChars="360" w:left="720" w:hanging="360"/>
      </w:pPr>
    </w:lvl>
    <w:lvl w:ilvl="2" w:tplc="00BE2C6C">
      <w:start w:val="1"/>
      <w:numFmt w:val="bullet"/>
      <w:lvlText w:val="•"/>
      <w:lvlJc w:val="left"/>
      <w:pPr>
        <w:ind w:leftChars="540" w:left="1080" w:hanging="360"/>
      </w:pPr>
    </w:lvl>
    <w:lvl w:ilvl="3" w:tplc="00BE2C6C">
      <w:start w:val="1"/>
      <w:numFmt w:val="bullet"/>
      <w:lvlText w:val="•"/>
      <w:lvlJc w:val="left"/>
      <w:pPr>
        <w:ind w:leftChars="720" w:left="1440" w:hanging="360"/>
      </w:pPr>
    </w:lvl>
    <w:lvl w:ilvl="4" w:tplc="00BE2C6C">
      <w:start w:val="1"/>
      <w:numFmt w:val="bullet"/>
      <w:lvlText w:val="•"/>
      <w:lvlJc w:val="left"/>
      <w:pPr>
        <w:ind w:leftChars="900" w:left="1800" w:hanging="360"/>
      </w:pPr>
    </w:lvl>
    <w:lvl w:ilvl="5" w:tplc="00BE2C6C">
      <w:start w:val="1"/>
      <w:numFmt w:val="bullet"/>
      <w:lvlText w:val="•"/>
      <w:lvlJc w:val="left"/>
      <w:pPr>
        <w:ind w:leftChars="1080" w:left="2160" w:hanging="360"/>
      </w:pPr>
    </w:lvl>
    <w:lvl w:ilvl="6" w:tplc="00BE2C6C">
      <w:start w:val="1"/>
      <w:numFmt w:val="bullet"/>
      <w:lvlText w:val="•"/>
      <w:lvlJc w:val="left"/>
      <w:pPr>
        <w:ind w:leftChars="1260" w:left="2520" w:hanging="360"/>
      </w:pPr>
    </w:lvl>
    <w:lvl w:ilvl="7" w:tplc="00BE2C6C">
      <w:start w:val="1"/>
      <w:numFmt w:val="bullet"/>
      <w:lvlText w:val="•"/>
      <w:lvlJc w:val="left"/>
      <w:pPr>
        <w:ind w:leftChars="1440" w:left="2880" w:hanging="360"/>
      </w:pPr>
    </w:lvl>
    <w:lvl w:ilvl="8" w:tplc="00BE2C6C">
      <w:start w:val="1"/>
      <w:numFmt w:val="bullet"/>
      <w:lvlText w:val="•"/>
      <w:lvlJc w:val="left"/>
      <w:pPr>
        <w:ind w:leftChars="1620" w:left="3240" w:hanging="360"/>
      </w:pPr>
    </w:lvl>
  </w:abstractNum>
  <w:abstractNum w:abstractNumId="1" w15:restartNumberingAfterBreak="0">
    <w:nsid w:val="549B7FDD"/>
    <w:multiLevelType w:val="hybridMultilevel"/>
    <w:tmpl w:val="3412EF3E"/>
    <w:lvl w:ilvl="0" w:tplc="00BE2C6C">
      <w:start w:val="1"/>
      <w:numFmt w:val="none"/>
      <w:lvlText w:val=""/>
      <w:lvlJc w:val="left"/>
      <w:pPr>
        <w:ind w:leftChars="180" w:left="360" w:hanging="360"/>
      </w:pPr>
    </w:lvl>
    <w:lvl w:ilvl="1" w:tplc="00BE2C6C">
      <w:start w:val="1"/>
      <w:numFmt w:val="none"/>
      <w:lvlText w:val=""/>
      <w:lvlJc w:val="left"/>
      <w:pPr>
        <w:ind w:leftChars="360" w:left="720" w:hanging="360"/>
      </w:pPr>
    </w:lvl>
    <w:lvl w:ilvl="2" w:tplc="00BE2C6C">
      <w:start w:val="1"/>
      <w:numFmt w:val="none"/>
      <w:lvlText w:val=""/>
      <w:lvlJc w:val="left"/>
      <w:pPr>
        <w:ind w:leftChars="540" w:left="1080" w:hanging="360"/>
      </w:pPr>
    </w:lvl>
    <w:lvl w:ilvl="3" w:tplc="00BE2C6C">
      <w:start w:val="1"/>
      <w:numFmt w:val="none"/>
      <w:lvlText w:val=""/>
      <w:lvlJc w:val="left"/>
      <w:pPr>
        <w:ind w:leftChars="720" w:left="1440" w:hanging="360"/>
      </w:pPr>
    </w:lvl>
    <w:lvl w:ilvl="4" w:tplc="00BE2C6C">
      <w:start w:val="1"/>
      <w:numFmt w:val="none"/>
      <w:lvlText w:val=""/>
      <w:lvlJc w:val="left"/>
      <w:pPr>
        <w:ind w:leftChars="900" w:left="1800" w:hanging="360"/>
      </w:pPr>
    </w:lvl>
    <w:lvl w:ilvl="5" w:tplc="00BE2C6C">
      <w:start w:val="1"/>
      <w:numFmt w:val="none"/>
      <w:lvlText w:val=""/>
      <w:lvlJc w:val="left"/>
      <w:pPr>
        <w:ind w:leftChars="1080" w:left="2160" w:hanging="360"/>
      </w:pPr>
    </w:lvl>
    <w:lvl w:ilvl="6" w:tplc="00BE2C6C">
      <w:start w:val="1"/>
      <w:numFmt w:val="none"/>
      <w:lvlText w:val=""/>
      <w:lvlJc w:val="left"/>
      <w:pPr>
        <w:ind w:leftChars="1260" w:left="2520" w:hanging="360"/>
      </w:pPr>
    </w:lvl>
    <w:lvl w:ilvl="7" w:tplc="00BE2C6C">
      <w:start w:val="1"/>
      <w:numFmt w:val="none"/>
      <w:lvlText w:val=""/>
      <w:lvlJc w:val="left"/>
      <w:pPr>
        <w:ind w:leftChars="1440" w:left="2880" w:hanging="360"/>
      </w:pPr>
    </w:lvl>
    <w:lvl w:ilvl="8" w:tplc="00BE2C6C">
      <w:start w:val="1"/>
      <w:numFmt w:val="none"/>
      <w:lvlText w:val=""/>
      <w:lvlJc w:val="left"/>
      <w:pPr>
        <w:ind w:leftChars="1620" w:left="3240" w:hanging="360"/>
      </w:pPr>
    </w:lvl>
  </w:abstractNum>
  <w:abstractNum w:abstractNumId="2" w15:restartNumberingAfterBreak="0">
    <w:nsid w:val="54DB0D36"/>
    <w:multiLevelType w:val="hybridMultilevel"/>
    <w:tmpl w:val="E3B8B0D4"/>
    <w:lvl w:ilvl="0" w:tplc="00BE2C6C">
      <w:start w:val="1"/>
      <w:numFmt w:val="decimal"/>
      <w:lvlText w:val="%1."/>
      <w:lvlJc w:val="left"/>
      <w:pPr>
        <w:ind w:leftChars="180" w:left="360" w:hanging="360"/>
      </w:pPr>
    </w:lvl>
    <w:lvl w:ilvl="1" w:tplc="00BE2C6C">
      <w:start w:val="1"/>
      <w:numFmt w:val="decimal"/>
      <w:lvlText w:val="%2."/>
      <w:lvlJc w:val="left"/>
      <w:pPr>
        <w:ind w:leftChars="360" w:left="720" w:hanging="360"/>
      </w:pPr>
    </w:lvl>
    <w:lvl w:ilvl="2" w:tplc="00BE2C6C">
      <w:start w:val="1"/>
      <w:numFmt w:val="decimal"/>
      <w:lvlText w:val="%3."/>
      <w:lvlJc w:val="left"/>
      <w:pPr>
        <w:ind w:leftChars="540" w:left="1080" w:hanging="360"/>
      </w:pPr>
    </w:lvl>
    <w:lvl w:ilvl="3" w:tplc="00BE2C6C">
      <w:start w:val="1"/>
      <w:numFmt w:val="decimal"/>
      <w:lvlText w:val="%4."/>
      <w:lvlJc w:val="left"/>
      <w:pPr>
        <w:ind w:leftChars="720" w:left="1440" w:hanging="360"/>
      </w:pPr>
    </w:lvl>
    <w:lvl w:ilvl="4" w:tplc="00BE2C6C">
      <w:start w:val="1"/>
      <w:numFmt w:val="decimal"/>
      <w:lvlText w:val="%5."/>
      <w:lvlJc w:val="left"/>
      <w:pPr>
        <w:ind w:leftChars="900" w:left="1800" w:hanging="360"/>
      </w:pPr>
    </w:lvl>
    <w:lvl w:ilvl="5" w:tplc="00BE2C6C">
      <w:start w:val="1"/>
      <w:numFmt w:val="decimal"/>
      <w:lvlText w:val="%6."/>
      <w:lvlJc w:val="left"/>
      <w:pPr>
        <w:ind w:leftChars="1080" w:left="2160" w:hanging="360"/>
      </w:pPr>
    </w:lvl>
    <w:lvl w:ilvl="6" w:tplc="00BE2C6C">
      <w:start w:val="1"/>
      <w:numFmt w:val="decimal"/>
      <w:lvlText w:val="%7."/>
      <w:lvlJc w:val="left"/>
      <w:pPr>
        <w:ind w:leftChars="1260" w:left="2520" w:hanging="360"/>
      </w:pPr>
    </w:lvl>
    <w:lvl w:ilvl="7" w:tplc="00BE2C6C">
      <w:start w:val="1"/>
      <w:numFmt w:val="decimal"/>
      <w:lvlText w:val="%8."/>
      <w:lvlJc w:val="left"/>
      <w:pPr>
        <w:ind w:leftChars="1440" w:left="2880" w:hanging="360"/>
      </w:pPr>
    </w:lvl>
    <w:lvl w:ilvl="8" w:tplc="00BE2C6C">
      <w:start w:val="1"/>
      <w:numFmt w:val="decimal"/>
      <w:lvlText w:val="%9."/>
      <w:lvlJc w:val="left"/>
      <w:pPr>
        <w:ind w:leftChars="1620" w:left="3240" w:hanging="360"/>
      </w:pPr>
    </w:lvl>
  </w:abstractNum>
  <w:abstractNum w:abstractNumId="3" w15:restartNumberingAfterBreak="0">
    <w:nsid w:val="63324787"/>
    <w:multiLevelType w:val="multilevel"/>
    <w:tmpl w:val="E63C16B4"/>
    <w:lvl w:ilvl="0">
      <w:start w:val="1"/>
      <w:numFmt w:val="decimal"/>
      <w:pStyle w:val="Heading1"/>
      <w:suff w:val="space"/>
      <w:lvlText w:val="%1"/>
      <w:lvlJc w:val="left"/>
      <w:pPr>
        <w:ind w:left="0" w:firstLine="0"/>
      </w:pPr>
      <w:rPr>
        <w:rFonts w:hint="default"/>
      </w:rPr>
    </w:lvl>
    <w:lvl w:ilvl="1">
      <w:start w:val="1"/>
      <w:numFmt w:val="decimal"/>
      <w:pStyle w:val="Heading2"/>
      <w:lvlText w:val="%1.%2"/>
      <w:lvlJc w:val="left"/>
      <w:pPr>
        <w:tabs>
          <w:tab w:val="num" w:pos="1196"/>
        </w:tabs>
        <w:ind w:left="1196" w:hanging="1196"/>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73374CD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3"/>
  </w:num>
  <w:num w:numId="3">
    <w:abstractNumId w:val="3"/>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lvlText w:val="%1.%2"/>
        <w:lvlJc w:val="left"/>
        <w:pPr>
          <w:tabs>
            <w:tab w:val="num" w:pos="1196"/>
          </w:tabs>
          <w:ind w:left="1196" w:hanging="1196"/>
        </w:pPr>
        <w:rPr>
          <w:rFonts w:hint="default"/>
        </w:rPr>
      </w:lvl>
    </w:lvlOverride>
    <w:lvlOverride w:ilvl="2">
      <w:lvl w:ilvl="2">
        <w:start w:val="1"/>
        <w:numFmt w:val="decimal"/>
        <w:pStyle w:val="Heading3"/>
        <w:lvlText w:val="%1.%2.%3"/>
        <w:lvlJc w:val="left"/>
        <w:pPr>
          <w:tabs>
            <w:tab w:val="num" w:pos="1196"/>
          </w:tabs>
          <w:ind w:left="1196" w:hanging="1196"/>
        </w:pPr>
        <w:rPr>
          <w:rFonts w:hint="default"/>
        </w:rPr>
      </w:lvl>
    </w:lvlOverride>
    <w:lvlOverride w:ilvl="3">
      <w:lvl w:ilvl="3">
        <w:start w:val="1"/>
        <w:numFmt w:val="decimal"/>
        <w:pStyle w:val="Heading4"/>
        <w:lvlText w:val="%1.%2.%3.%4"/>
        <w:lvlJc w:val="left"/>
        <w:pPr>
          <w:tabs>
            <w:tab w:val="num" w:pos="1196"/>
          </w:tabs>
          <w:ind w:left="1196" w:hanging="1196"/>
        </w:pPr>
        <w:rPr>
          <w:rFonts w:hint="default"/>
        </w:rPr>
      </w:lvl>
    </w:lvlOverride>
    <w:lvlOverride w:ilvl="4">
      <w:lvl w:ilvl="4">
        <w:start w:val="1"/>
        <w:numFmt w:val="decimal"/>
        <w:pStyle w:val="Heading5"/>
        <w:lvlText w:val="%1.%2.%3.%4.%5"/>
        <w:lvlJc w:val="left"/>
        <w:pPr>
          <w:tabs>
            <w:tab w:val="num" w:pos="1196"/>
          </w:tabs>
          <w:ind w:left="1196" w:hanging="1196"/>
        </w:pPr>
        <w:rPr>
          <w:rFonts w:hint="default"/>
        </w:rPr>
      </w:lvl>
    </w:lvlOverride>
    <w:lvlOverride w:ilvl="5">
      <w:lvl w:ilvl="5">
        <w:start w:val="1"/>
        <w:numFmt w:val="decimal"/>
        <w:suff w:val="space"/>
        <w:lvlText w:val="%1.%2.%3.%4.%5.%6"/>
        <w:lvlJc w:val="left"/>
        <w:pPr>
          <w:ind w:left="0" w:firstLine="0"/>
        </w:pPr>
        <w:rPr>
          <w:rFonts w:hint="default"/>
        </w:rPr>
      </w:lvl>
    </w:lvlOverride>
    <w:lvlOverride w:ilvl="6">
      <w:lvl w:ilvl="6">
        <w:start w:val="1"/>
        <w:numFmt w:val="decimal"/>
        <w:suff w:val="space"/>
        <w:lvlText w:val="%1.%2.%3.%4.%5.%6.%7"/>
        <w:lvlJc w:val="left"/>
        <w:pPr>
          <w:ind w:left="0" w:firstLine="0"/>
        </w:pPr>
        <w:rPr>
          <w:rFonts w:hint="default"/>
        </w:rPr>
      </w:lvl>
    </w:lvlOverride>
    <w:lvlOverride w:ilvl="7">
      <w:lvl w:ilvl="7">
        <w:start w:val="1"/>
        <w:numFmt w:val="decimal"/>
        <w:suff w:val="space"/>
        <w:lvlText w:val="%1.%2.%3.%4.%5.%6.%7.%8"/>
        <w:lvlJc w:val="left"/>
        <w:pPr>
          <w:ind w:left="0" w:firstLine="0"/>
        </w:pPr>
        <w:rPr>
          <w:rFonts w:hint="default"/>
        </w:rPr>
      </w:lvl>
    </w:lvlOverride>
    <w:lvlOverride w:ilvl="8">
      <w:lvl w:ilvl="8">
        <w:start w:val="1"/>
        <w:numFmt w:val="decimal"/>
        <w:suff w:val="space"/>
        <w:lvlText w:val="%1.%2.%3.%4.%5.%6.%7.%8.%9"/>
        <w:lvlJc w:val="left"/>
        <w:pPr>
          <w:ind w:left="0" w:firstLine="0"/>
        </w:pPr>
        <w:rPr>
          <w:rFonts w:hint="default"/>
        </w:rPr>
      </w:lvl>
    </w:lvlOverride>
  </w:num>
  <w:num w:numId="4">
    <w:abstractNumId w:val="4"/>
  </w:num>
  <w:num w:numId="5">
    <w:abstractNumId w:val="2"/>
    <w:lvlOverride w:ilvl="0">
      <w:startOverride w:val="1"/>
    </w:lvlOverride>
  </w:num>
  <w:num w:numId="6">
    <w:abstractNumId w:val="0"/>
    <w:lvlOverride w:ilvl="0">
      <w:startOverride w:val="1"/>
    </w:lvlOverride>
  </w:num>
  <w:num w:numId="7">
    <w:abstractNumId w:val="0"/>
    <w:lvlOverride w:ilvl="0">
      <w:startOverride w:val="1"/>
    </w:lvlOverride>
  </w:num>
  <w:num w:numId="8">
    <w:abstractNumId w:val="2"/>
    <w:lvlOverride w:ilvl="0">
      <w:startOverride w:val="1"/>
    </w:lvlOverride>
  </w:num>
  <w:num w:numId="9">
    <w:abstractNumId w:val="0"/>
    <w:lvlOverride w:ilvl="1">
      <w:startOverride w:val="1"/>
    </w:lvlOverride>
  </w:num>
  <w:num w:numId="10">
    <w:abstractNumId w:val="2"/>
    <w:lvlOverride w:ilvl="0">
      <w:startOverride w:val="1"/>
    </w:lvlOverride>
    <w:lvlOverride w:ilvl="1">
      <w:startOverride w:val="1"/>
    </w:lvlOverride>
  </w:num>
  <w:num w:numId="11">
    <w:abstractNumId w:val="2"/>
    <w:lvlOverride w:ilvl="0">
      <w:startOverride w:val="1"/>
    </w:lvlOverride>
  </w:num>
  <w:num w:numId="12">
    <w:abstractNumId w:val="2"/>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ram, Lior">
    <w15:presenceInfo w15:providerId="AD" w15:userId="S-1-5-21-2052111302-1275210071-1644491937-11869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trackRevisions/>
  <w:documentProtection w:edit="trackedChanges" w:enforcement="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E0sDQ3sjSyMDI2NzJU0lEKTi0uzszPAykwrAUAJPJslywAAAA="/>
  </w:docVars>
  <w:rsids>
    <w:rsidRoot w:val="005A6121"/>
    <w:rsid w:val="000740CD"/>
    <w:rsid w:val="000B3F06"/>
    <w:rsid w:val="000E409D"/>
    <w:rsid w:val="00144C41"/>
    <w:rsid w:val="0015203C"/>
    <w:rsid w:val="001B5DB5"/>
    <w:rsid w:val="001C2139"/>
    <w:rsid w:val="00211F07"/>
    <w:rsid w:val="0023454B"/>
    <w:rsid w:val="00252C50"/>
    <w:rsid w:val="002F27A0"/>
    <w:rsid w:val="00317A0B"/>
    <w:rsid w:val="00384559"/>
    <w:rsid w:val="0039250B"/>
    <w:rsid w:val="003A1554"/>
    <w:rsid w:val="003A2E6A"/>
    <w:rsid w:val="0044648C"/>
    <w:rsid w:val="004846DA"/>
    <w:rsid w:val="004F7A74"/>
    <w:rsid w:val="005164E6"/>
    <w:rsid w:val="00570262"/>
    <w:rsid w:val="005A6121"/>
    <w:rsid w:val="005C4FDD"/>
    <w:rsid w:val="00674C43"/>
    <w:rsid w:val="006868CD"/>
    <w:rsid w:val="00693FE1"/>
    <w:rsid w:val="006E5EEE"/>
    <w:rsid w:val="006F7866"/>
    <w:rsid w:val="00740317"/>
    <w:rsid w:val="007D51E5"/>
    <w:rsid w:val="00800DC9"/>
    <w:rsid w:val="00801A79"/>
    <w:rsid w:val="00805191"/>
    <w:rsid w:val="00815B9F"/>
    <w:rsid w:val="00875AE8"/>
    <w:rsid w:val="00877DCD"/>
    <w:rsid w:val="00880757"/>
    <w:rsid w:val="008F0C6B"/>
    <w:rsid w:val="00920411"/>
    <w:rsid w:val="009C2C65"/>
    <w:rsid w:val="009C59C6"/>
    <w:rsid w:val="009D6F61"/>
    <w:rsid w:val="00AD236B"/>
    <w:rsid w:val="00AE2C0B"/>
    <w:rsid w:val="00B752D3"/>
    <w:rsid w:val="00BA1F73"/>
    <w:rsid w:val="00CA3CCA"/>
    <w:rsid w:val="00CA7D03"/>
    <w:rsid w:val="00CB48F4"/>
    <w:rsid w:val="00D10E09"/>
    <w:rsid w:val="00D5307A"/>
    <w:rsid w:val="00D56884"/>
    <w:rsid w:val="00DB2860"/>
    <w:rsid w:val="00E01165"/>
    <w:rsid w:val="00E027E8"/>
    <w:rsid w:val="00E05FAA"/>
    <w:rsid w:val="00E342A6"/>
    <w:rsid w:val="00E37867"/>
    <w:rsid w:val="00E43A18"/>
    <w:rsid w:val="00F175BC"/>
    <w:rsid w:val="00F45FA1"/>
    <w:rsid w:val="00F872AA"/>
    <w:rsid w:val="00FA391D"/>
    <w:rsid w:val="00FB688A"/>
    <w:rsid w:val="00FF18EA"/>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3FFBA3-3CE7-4851-B058-D40A3D6CF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2D3"/>
    <w:pPr>
      <w:spacing w:line="240" w:lineRule="auto"/>
    </w:pPr>
    <w:rPr>
      <w:rFonts w:ascii="Arial" w:hAnsi="Arial"/>
      <w:sz w:val="20"/>
    </w:rPr>
  </w:style>
  <w:style w:type="paragraph" w:styleId="Heading1">
    <w:name w:val="heading 1"/>
    <w:basedOn w:val="Normal"/>
    <w:next w:val="Normal"/>
    <w:link w:val="Heading1Char"/>
    <w:uiPriority w:val="9"/>
    <w:qFormat/>
    <w:rsid w:val="005164E6"/>
    <w:pPr>
      <w:keepNext/>
      <w:keepLines/>
      <w:numPr>
        <w:numId w:val="2"/>
      </w:numPr>
      <w:tabs>
        <w:tab w:val="left" w:pos="1134"/>
      </w:tabs>
      <w:spacing w:before="360" w:after="100"/>
      <w:outlineLvl w:val="0"/>
    </w:pPr>
    <w:rPr>
      <w:rFonts w:eastAsiaTheme="majorEastAsia" w:cs="Arial"/>
      <w:b/>
      <w:bCs/>
      <w:kern w:val="28"/>
      <w:sz w:val="28"/>
      <w:szCs w:val="28"/>
      <w:lang w:val="en-US"/>
    </w:rPr>
  </w:style>
  <w:style w:type="paragraph" w:styleId="Heading2">
    <w:name w:val="heading 2"/>
    <w:basedOn w:val="Normal"/>
    <w:next w:val="Normal"/>
    <w:link w:val="Heading2Char"/>
    <w:uiPriority w:val="9"/>
    <w:unhideWhenUsed/>
    <w:qFormat/>
    <w:rsid w:val="005164E6"/>
    <w:pPr>
      <w:keepNext/>
      <w:keepLines/>
      <w:numPr>
        <w:ilvl w:val="1"/>
        <w:numId w:val="2"/>
      </w:numPr>
      <w:tabs>
        <w:tab w:val="left" w:pos="1134"/>
      </w:tabs>
      <w:spacing w:before="320" w:after="120"/>
      <w:outlineLvl w:val="1"/>
    </w:pPr>
    <w:rPr>
      <w:rFonts w:eastAsiaTheme="majorEastAsia" w:cs="Arial"/>
      <w:b/>
      <w:bCs/>
      <w:kern w:val="28"/>
      <w:sz w:val="24"/>
      <w:szCs w:val="24"/>
      <w:lang w:val="en-US"/>
    </w:rPr>
  </w:style>
  <w:style w:type="paragraph" w:styleId="Heading3">
    <w:name w:val="heading 3"/>
    <w:basedOn w:val="Normal"/>
    <w:next w:val="Normal"/>
    <w:link w:val="Heading3Char"/>
    <w:uiPriority w:val="9"/>
    <w:unhideWhenUsed/>
    <w:qFormat/>
    <w:rsid w:val="001B5DB5"/>
    <w:pPr>
      <w:keepNext/>
      <w:keepLines/>
      <w:numPr>
        <w:ilvl w:val="2"/>
        <w:numId w:val="3"/>
      </w:numPr>
      <w:tabs>
        <w:tab w:val="left" w:pos="1134"/>
      </w:tabs>
      <w:spacing w:before="320" w:after="120"/>
      <w:outlineLvl w:val="2"/>
    </w:pPr>
    <w:rPr>
      <w:rFonts w:eastAsiaTheme="majorEastAsia" w:cs="Arial"/>
      <w:b/>
      <w:bCs/>
      <w:kern w:val="28"/>
      <w:sz w:val="24"/>
      <w:szCs w:val="24"/>
      <w:lang w:val="en-US"/>
    </w:rPr>
  </w:style>
  <w:style w:type="paragraph" w:styleId="Heading4">
    <w:name w:val="heading 4"/>
    <w:basedOn w:val="Normal"/>
    <w:next w:val="Normal"/>
    <w:link w:val="Heading4Char"/>
    <w:uiPriority w:val="9"/>
    <w:unhideWhenUsed/>
    <w:qFormat/>
    <w:rsid w:val="001B5DB5"/>
    <w:pPr>
      <w:keepNext/>
      <w:keepLines/>
      <w:numPr>
        <w:ilvl w:val="3"/>
        <w:numId w:val="3"/>
      </w:numPr>
      <w:tabs>
        <w:tab w:val="left" w:pos="1134"/>
      </w:tabs>
      <w:spacing w:before="320" w:after="120"/>
      <w:outlineLvl w:val="3"/>
    </w:pPr>
    <w:rPr>
      <w:rFonts w:eastAsiaTheme="majorEastAsia" w:cs="Arial"/>
      <w:b/>
      <w:bCs/>
      <w:iCs/>
      <w:kern w:val="28"/>
      <w:sz w:val="24"/>
      <w:szCs w:val="24"/>
      <w:lang w:val="en-US"/>
    </w:rPr>
  </w:style>
  <w:style w:type="paragraph" w:styleId="Heading5">
    <w:name w:val="heading 5"/>
    <w:basedOn w:val="Normal"/>
    <w:next w:val="Normal"/>
    <w:link w:val="Heading5Char"/>
    <w:uiPriority w:val="9"/>
    <w:unhideWhenUsed/>
    <w:qFormat/>
    <w:rsid w:val="001B5DB5"/>
    <w:pPr>
      <w:keepNext/>
      <w:keepLines/>
      <w:numPr>
        <w:ilvl w:val="4"/>
        <w:numId w:val="3"/>
      </w:numPr>
      <w:tabs>
        <w:tab w:val="left" w:pos="1531"/>
      </w:tabs>
      <w:spacing w:before="320" w:after="120"/>
      <w:outlineLvl w:val="4"/>
    </w:pPr>
    <w:rPr>
      <w:rFonts w:eastAsiaTheme="majorEastAsia" w:cs="Arial"/>
      <w:b/>
      <w:kern w:val="28"/>
      <w:sz w:val="24"/>
      <w:szCs w:val="24"/>
      <w:lang w:val="en-US"/>
    </w:rPr>
  </w:style>
  <w:style w:type="paragraph" w:styleId="Heading6">
    <w:name w:val="heading 6"/>
    <w:basedOn w:val="Normal"/>
    <w:next w:val="Normal"/>
    <w:link w:val="Heading6Char"/>
    <w:uiPriority w:val="9"/>
    <w:unhideWhenUsed/>
    <w:qFormat/>
    <w:rsid w:val="001B5DB5"/>
    <w:pPr>
      <w:keepNext/>
      <w:keepLines/>
      <w:spacing w:before="240" w:after="60"/>
      <w:outlineLvl w:val="5"/>
    </w:pPr>
    <w:rPr>
      <w:rFonts w:eastAsiaTheme="majorEastAsia" w:cs="Arial"/>
      <w:i/>
      <w:iCs/>
      <w:lang w:val="en-US"/>
    </w:rPr>
  </w:style>
  <w:style w:type="paragraph" w:styleId="Heading7">
    <w:name w:val="heading 7"/>
    <w:basedOn w:val="Normal"/>
    <w:next w:val="Normal"/>
    <w:link w:val="Heading7Char"/>
    <w:uiPriority w:val="9"/>
    <w:unhideWhenUsed/>
    <w:qFormat/>
    <w:rsid w:val="001B5DB5"/>
    <w:pPr>
      <w:keepNext/>
      <w:keepLines/>
      <w:spacing w:before="240" w:after="60"/>
      <w:outlineLvl w:val="6"/>
    </w:pPr>
    <w:rPr>
      <w:rFonts w:eastAsiaTheme="majorEastAsia" w:cs="Arial"/>
      <w:iCs/>
      <w:szCs w:val="20"/>
      <w:lang w:val="en-US"/>
    </w:rPr>
  </w:style>
  <w:style w:type="paragraph" w:styleId="Heading8">
    <w:name w:val="heading 8"/>
    <w:basedOn w:val="Normal"/>
    <w:next w:val="Normal"/>
    <w:link w:val="Heading8Char"/>
    <w:uiPriority w:val="9"/>
    <w:unhideWhenUsed/>
    <w:qFormat/>
    <w:rsid w:val="001B5DB5"/>
    <w:pPr>
      <w:keepNext/>
      <w:keepLines/>
      <w:spacing w:before="240" w:after="60"/>
      <w:outlineLvl w:val="7"/>
    </w:pPr>
    <w:rPr>
      <w:rFonts w:eastAsiaTheme="majorEastAsia" w:cs="Arial"/>
      <w:i/>
      <w:szCs w:val="20"/>
      <w:lang w:val="en-US"/>
    </w:rPr>
  </w:style>
  <w:style w:type="paragraph" w:styleId="Heading9">
    <w:name w:val="heading 9"/>
    <w:basedOn w:val="Normal"/>
    <w:next w:val="Normal"/>
    <w:link w:val="Heading9Char"/>
    <w:uiPriority w:val="9"/>
    <w:unhideWhenUsed/>
    <w:qFormat/>
    <w:rsid w:val="001B5DB5"/>
    <w:pPr>
      <w:keepNext/>
      <w:keepLines/>
      <w:spacing w:before="240" w:after="60"/>
      <w:outlineLvl w:val="8"/>
    </w:pPr>
    <w:rPr>
      <w:rFonts w:eastAsiaTheme="majorEastAsia" w:cs="Arial"/>
      <w:i/>
      <w:iCs/>
      <w:sz w:val="18"/>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4E6"/>
    <w:rPr>
      <w:rFonts w:ascii="Arial" w:eastAsiaTheme="majorEastAsia" w:hAnsi="Arial" w:cs="Arial"/>
      <w:b/>
      <w:bCs/>
      <w:kern w:val="28"/>
      <w:sz w:val="28"/>
      <w:szCs w:val="28"/>
      <w:lang w:val="en-US"/>
    </w:rPr>
  </w:style>
  <w:style w:type="character" w:customStyle="1" w:styleId="Heading2Char">
    <w:name w:val="Heading 2 Char"/>
    <w:basedOn w:val="DefaultParagraphFont"/>
    <w:link w:val="Heading2"/>
    <w:uiPriority w:val="9"/>
    <w:rsid w:val="005164E6"/>
    <w:rPr>
      <w:rFonts w:ascii="Arial" w:eastAsiaTheme="majorEastAsia" w:hAnsi="Arial" w:cs="Arial"/>
      <w:b/>
      <w:bCs/>
      <w:kern w:val="28"/>
      <w:sz w:val="24"/>
      <w:szCs w:val="24"/>
      <w:lang w:val="en-US"/>
    </w:rPr>
  </w:style>
  <w:style w:type="character" w:customStyle="1" w:styleId="Heading3Char">
    <w:name w:val="Heading 3 Char"/>
    <w:basedOn w:val="DefaultParagraphFont"/>
    <w:link w:val="Heading3"/>
    <w:uiPriority w:val="9"/>
    <w:rsid w:val="001B5DB5"/>
    <w:rPr>
      <w:rFonts w:ascii="Arial" w:eastAsiaTheme="majorEastAsia" w:hAnsi="Arial" w:cs="Arial"/>
      <w:b/>
      <w:bCs/>
      <w:kern w:val="28"/>
      <w:sz w:val="24"/>
      <w:szCs w:val="24"/>
      <w:lang w:val="en-US"/>
    </w:rPr>
  </w:style>
  <w:style w:type="character" w:customStyle="1" w:styleId="Heading4Char">
    <w:name w:val="Heading 4 Char"/>
    <w:basedOn w:val="DefaultParagraphFont"/>
    <w:link w:val="Heading4"/>
    <w:uiPriority w:val="9"/>
    <w:rsid w:val="001B5DB5"/>
    <w:rPr>
      <w:rFonts w:ascii="Arial" w:eastAsiaTheme="majorEastAsia" w:hAnsi="Arial" w:cs="Arial"/>
      <w:b/>
      <w:bCs/>
      <w:iCs/>
      <w:kern w:val="28"/>
      <w:sz w:val="24"/>
      <w:szCs w:val="24"/>
      <w:lang w:val="en-US"/>
    </w:rPr>
  </w:style>
  <w:style w:type="character" w:customStyle="1" w:styleId="Heading5Char">
    <w:name w:val="Heading 5 Char"/>
    <w:basedOn w:val="DefaultParagraphFont"/>
    <w:link w:val="Heading5"/>
    <w:uiPriority w:val="9"/>
    <w:rsid w:val="001B5DB5"/>
    <w:rPr>
      <w:rFonts w:ascii="Arial" w:eastAsiaTheme="majorEastAsia" w:hAnsi="Arial" w:cs="Arial"/>
      <w:b/>
      <w:kern w:val="28"/>
      <w:sz w:val="24"/>
      <w:szCs w:val="24"/>
      <w:lang w:val="en-US"/>
    </w:rPr>
  </w:style>
  <w:style w:type="paragraph" w:styleId="ListParagraph">
    <w:name w:val="List Paragraph"/>
    <w:basedOn w:val="Normal"/>
    <w:uiPriority w:val="34"/>
    <w:unhideWhenUsed/>
    <w:rsid w:val="006868CD"/>
    <w:pPr>
      <w:spacing w:after="0"/>
    </w:pPr>
  </w:style>
  <w:style w:type="paragraph" w:styleId="Title">
    <w:name w:val="Title"/>
    <w:basedOn w:val="Normal"/>
    <w:next w:val="Normal"/>
    <w:link w:val="TitleChar"/>
    <w:uiPriority w:val="10"/>
    <w:qFormat/>
    <w:rsid w:val="00877DCD"/>
    <w:pPr>
      <w:spacing w:after="60"/>
      <w:contextualSpacing/>
    </w:pPr>
    <w:rPr>
      <w:rFonts w:eastAsiaTheme="majorEastAsia" w:cs="Arial"/>
      <w:spacing w:val="5"/>
      <w:kern w:val="28"/>
      <w:sz w:val="44"/>
      <w:szCs w:val="32"/>
      <w:lang w:val="en-US"/>
    </w:rPr>
  </w:style>
  <w:style w:type="character" w:customStyle="1" w:styleId="TitleChar">
    <w:name w:val="Title Char"/>
    <w:basedOn w:val="DefaultParagraphFont"/>
    <w:link w:val="Title"/>
    <w:uiPriority w:val="10"/>
    <w:rsid w:val="00877DCD"/>
    <w:rPr>
      <w:rFonts w:ascii="Arial" w:eastAsiaTheme="majorEastAsia" w:hAnsi="Arial" w:cs="Arial"/>
      <w:spacing w:val="5"/>
      <w:kern w:val="28"/>
      <w:sz w:val="44"/>
      <w:szCs w:val="32"/>
      <w:lang w:val="en-US"/>
    </w:rPr>
  </w:style>
  <w:style w:type="paragraph" w:styleId="TOCHeading">
    <w:name w:val="TOC Heading"/>
    <w:basedOn w:val="Heading1"/>
    <w:next w:val="Normal"/>
    <w:uiPriority w:val="39"/>
    <w:unhideWhenUsed/>
    <w:qFormat/>
    <w:rsid w:val="00805191"/>
    <w:pPr>
      <w:numPr>
        <w:numId w:val="0"/>
      </w:numPr>
      <w:outlineLvl w:val="9"/>
    </w:pPr>
  </w:style>
  <w:style w:type="paragraph" w:styleId="TOC1">
    <w:name w:val="toc 1"/>
    <w:aliases w:val="Heading1.TOC"/>
    <w:basedOn w:val="Normal"/>
    <w:next w:val="Normal"/>
    <w:autoRedefine/>
    <w:uiPriority w:val="39"/>
    <w:unhideWhenUsed/>
    <w:rsid w:val="005C4FDD"/>
    <w:pPr>
      <w:tabs>
        <w:tab w:val="right" w:leader="dot" w:pos="9911"/>
      </w:tabs>
      <w:spacing w:before="140" w:after="0"/>
      <w:ind w:left="1077" w:hanging="1077"/>
    </w:pPr>
    <w:rPr>
      <w:rFonts w:cs="Arial"/>
      <w:b/>
      <w:noProof/>
      <w:szCs w:val="20"/>
      <w:lang w:val="en-US"/>
    </w:rPr>
  </w:style>
  <w:style w:type="paragraph" w:styleId="TOC2">
    <w:name w:val="toc 2"/>
    <w:aliases w:val="Heading2.TOC"/>
    <w:basedOn w:val="Normal"/>
    <w:next w:val="Normal"/>
    <w:autoRedefine/>
    <w:uiPriority w:val="39"/>
    <w:unhideWhenUsed/>
    <w:rsid w:val="00693FE1"/>
    <w:pPr>
      <w:tabs>
        <w:tab w:val="right" w:leader="dot" w:pos="9923"/>
      </w:tabs>
      <w:spacing w:after="0"/>
      <w:ind w:left="1077" w:hanging="1077"/>
    </w:pPr>
    <w:rPr>
      <w:rFonts w:cs="Arial"/>
      <w:noProof/>
      <w:szCs w:val="20"/>
      <w:lang w:val="en-US"/>
    </w:rPr>
  </w:style>
  <w:style w:type="paragraph" w:styleId="TOC3">
    <w:name w:val="toc 3"/>
    <w:aliases w:val="Heading3.TOC"/>
    <w:basedOn w:val="Normal"/>
    <w:next w:val="Normal"/>
    <w:autoRedefine/>
    <w:uiPriority w:val="39"/>
    <w:unhideWhenUsed/>
    <w:rsid w:val="00693FE1"/>
    <w:pPr>
      <w:tabs>
        <w:tab w:val="right" w:leader="dot" w:pos="9923"/>
      </w:tabs>
      <w:spacing w:after="0"/>
      <w:ind w:left="1077" w:hanging="1077"/>
    </w:pPr>
    <w:rPr>
      <w:rFonts w:cs="Arial"/>
      <w:noProof/>
      <w:szCs w:val="20"/>
      <w:lang w:val="en-US"/>
    </w:rPr>
  </w:style>
  <w:style w:type="character" w:styleId="Hyperlink">
    <w:name w:val="Hyperlink"/>
    <w:basedOn w:val="DefaultParagraphFont"/>
    <w:uiPriority w:val="99"/>
    <w:unhideWhenUsed/>
    <w:rsid w:val="00805191"/>
    <w:rPr>
      <w:color w:val="0000FF" w:themeColor="hyperlink"/>
      <w:u w:val="single"/>
    </w:rPr>
  </w:style>
  <w:style w:type="paragraph" w:styleId="BalloonText">
    <w:name w:val="Balloon Text"/>
    <w:basedOn w:val="Normal"/>
    <w:link w:val="BalloonTextChar"/>
    <w:uiPriority w:val="99"/>
    <w:semiHidden/>
    <w:unhideWhenUsed/>
    <w:rsid w:val="0080519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191"/>
    <w:rPr>
      <w:rFonts w:ascii="Tahoma" w:hAnsi="Tahoma" w:cs="Tahoma"/>
      <w:sz w:val="16"/>
      <w:szCs w:val="16"/>
    </w:rPr>
  </w:style>
  <w:style w:type="paragraph" w:styleId="Header">
    <w:name w:val="header"/>
    <w:basedOn w:val="Normal"/>
    <w:link w:val="HeaderChar"/>
    <w:uiPriority w:val="99"/>
    <w:unhideWhenUsed/>
    <w:rsid w:val="00AD236B"/>
    <w:pPr>
      <w:tabs>
        <w:tab w:val="center" w:pos="4536"/>
        <w:tab w:val="right" w:pos="9072"/>
      </w:tabs>
      <w:spacing w:after="0"/>
    </w:pPr>
  </w:style>
  <w:style w:type="character" w:customStyle="1" w:styleId="HeaderChar">
    <w:name w:val="Header Char"/>
    <w:basedOn w:val="DefaultParagraphFont"/>
    <w:link w:val="Header"/>
    <w:uiPriority w:val="99"/>
    <w:rsid w:val="00AD236B"/>
  </w:style>
  <w:style w:type="paragraph" w:styleId="Footer">
    <w:name w:val="footer"/>
    <w:basedOn w:val="Normal"/>
    <w:link w:val="FooterChar"/>
    <w:unhideWhenUsed/>
    <w:rsid w:val="00AD236B"/>
    <w:pPr>
      <w:tabs>
        <w:tab w:val="center" w:pos="4536"/>
        <w:tab w:val="right" w:pos="9072"/>
      </w:tabs>
      <w:spacing w:after="0"/>
    </w:pPr>
  </w:style>
  <w:style w:type="character" w:customStyle="1" w:styleId="FooterChar">
    <w:name w:val="Footer Char"/>
    <w:basedOn w:val="DefaultParagraphFont"/>
    <w:link w:val="Footer"/>
    <w:rsid w:val="00AD236B"/>
  </w:style>
  <w:style w:type="character" w:styleId="PlaceholderText">
    <w:name w:val="Placeholder Text"/>
    <w:basedOn w:val="DefaultParagraphFont"/>
    <w:uiPriority w:val="99"/>
    <w:semiHidden/>
    <w:rsid w:val="00AD236B"/>
    <w:rPr>
      <w:color w:val="808080"/>
    </w:rPr>
  </w:style>
  <w:style w:type="table" w:styleId="TableGrid">
    <w:name w:val="Table Grid"/>
    <w:basedOn w:val="TableNormal"/>
    <w:uiPriority w:val="59"/>
    <w:rsid w:val="00AE2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7866"/>
    <w:rPr>
      <w:color w:val="800080" w:themeColor="followedHyperlink"/>
      <w:u w:val="single"/>
    </w:rPr>
  </w:style>
  <w:style w:type="character" w:customStyle="1" w:styleId="Heading6Char">
    <w:name w:val="Heading 6 Char"/>
    <w:basedOn w:val="DefaultParagraphFont"/>
    <w:link w:val="Heading6"/>
    <w:uiPriority w:val="9"/>
    <w:rsid w:val="001B5DB5"/>
    <w:rPr>
      <w:rFonts w:ascii="Arial" w:eastAsiaTheme="majorEastAsia" w:hAnsi="Arial" w:cs="Arial"/>
      <w:i/>
      <w:iCs/>
      <w:lang w:val="en-US"/>
    </w:rPr>
  </w:style>
  <w:style w:type="character" w:customStyle="1" w:styleId="Heading7Char">
    <w:name w:val="Heading 7 Char"/>
    <w:basedOn w:val="DefaultParagraphFont"/>
    <w:link w:val="Heading7"/>
    <w:uiPriority w:val="9"/>
    <w:rsid w:val="001B5DB5"/>
    <w:rPr>
      <w:rFonts w:ascii="Arial" w:eastAsiaTheme="majorEastAsia" w:hAnsi="Arial" w:cs="Arial"/>
      <w:iCs/>
      <w:sz w:val="20"/>
      <w:szCs w:val="20"/>
      <w:lang w:val="en-US"/>
    </w:rPr>
  </w:style>
  <w:style w:type="character" w:customStyle="1" w:styleId="Heading8Char">
    <w:name w:val="Heading 8 Char"/>
    <w:basedOn w:val="DefaultParagraphFont"/>
    <w:link w:val="Heading8"/>
    <w:uiPriority w:val="9"/>
    <w:rsid w:val="001B5DB5"/>
    <w:rPr>
      <w:rFonts w:ascii="Arial" w:eastAsiaTheme="majorEastAsia" w:hAnsi="Arial" w:cs="Arial"/>
      <w:i/>
      <w:sz w:val="20"/>
      <w:szCs w:val="20"/>
      <w:lang w:val="en-US"/>
    </w:rPr>
  </w:style>
  <w:style w:type="character" w:customStyle="1" w:styleId="Heading9Char">
    <w:name w:val="Heading 9 Char"/>
    <w:basedOn w:val="DefaultParagraphFont"/>
    <w:link w:val="Heading9"/>
    <w:uiPriority w:val="9"/>
    <w:rsid w:val="001B5DB5"/>
    <w:rPr>
      <w:rFonts w:ascii="Arial" w:eastAsiaTheme="majorEastAsia" w:hAnsi="Arial" w:cs="Arial"/>
      <w:i/>
      <w:iCs/>
      <w:sz w:val="18"/>
      <w:szCs w:val="18"/>
      <w:lang w:val="en-US"/>
    </w:rPr>
  </w:style>
  <w:style w:type="paragraph" w:customStyle="1" w:styleId="Headline1">
    <w:name w:val="Headline1"/>
    <w:rsid w:val="0044648C"/>
    <w:pPr>
      <w:tabs>
        <w:tab w:val="right" w:pos="9639"/>
      </w:tabs>
      <w:spacing w:after="0" w:line="240" w:lineRule="auto"/>
    </w:pPr>
    <w:rPr>
      <w:rFonts w:ascii="Arial" w:eastAsia="Times New Roman" w:hAnsi="Arial" w:cs="Times New Roman"/>
      <w:b/>
      <w:sz w:val="24"/>
      <w:szCs w:val="20"/>
      <w:lang w:val="en-US"/>
    </w:rPr>
  </w:style>
  <w:style w:type="paragraph" w:customStyle="1" w:styleId="Headline2">
    <w:name w:val="Headline2"/>
    <w:basedOn w:val="Headline1"/>
    <w:rsid w:val="0044648C"/>
    <w:pPr>
      <w:tabs>
        <w:tab w:val="clear" w:pos="9639"/>
        <w:tab w:val="right" w:pos="9923"/>
      </w:tabs>
    </w:pPr>
    <w:rPr>
      <w:sz w:val="20"/>
    </w:rPr>
  </w:style>
  <w:style w:type="character" w:customStyle="1" w:styleId="acecollapsed">
    <w:name w:val="acecollapsed"/>
    <w:basedOn w:val="DefaultParagraphFont"/>
    <w:rsid w:val="0044648C"/>
  </w:style>
  <w:style w:type="table" w:customStyle="1" w:styleId="PolarionTableNormal">
    <w:name w:val="PolarionTableNormal"/>
    <w:basedOn w:val="TableNormal"/>
    <w:unhideWhenUsed/>
    <w:pPr>
      <w:spacing w:after="0" w:line="240" w:lineRule="auto"/>
    </w:p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1">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62">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
    <w:div w:id="64">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
    <w:div w:id="78">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2">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94">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
    <w:div w:id="97">
      <w:marLeft w:val="0"/>
      <w:marRight w:val="0"/>
      <w:marTop w:val="0"/>
      <w:marBottom w:val="0"/>
      <w:divBdr>
        <w:top w:val="none" w:sz="0" w:space="0" w:color="auto"/>
        <w:left w:val="none" w:sz="0" w:space="0" w:color="auto"/>
        <w:bottom w:val="none" w:sz="0" w:space="0" w:color="auto"/>
        <w:right w:val="none" w:sz="0" w:space="0" w:color="auto"/>
      </w:divBdr>
    </w:div>
    <w:div w:id="98">
      <w:marLeft w:val="0"/>
      <w:marRight w:val="0"/>
      <w:marTop w:val="0"/>
      <w:marBottom w:val="0"/>
      <w:divBdr>
        <w:top w:val="none" w:sz="0" w:space="0" w:color="auto"/>
        <w:left w:val="none" w:sz="0" w:space="0" w:color="auto"/>
        <w:bottom w:val="none" w:sz="0" w:space="0" w:color="auto"/>
        <w:right w:val="none" w:sz="0" w:space="0" w:color="auto"/>
      </w:divBdr>
    </w:div>
    <w:div w:id="99">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 w:id="10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15">
      <w:marLeft w:val="0"/>
      <w:marRight w:val="0"/>
      <w:marTop w:val="0"/>
      <w:marBottom w:val="0"/>
      <w:divBdr>
        <w:top w:val="none" w:sz="0" w:space="0" w:color="auto"/>
        <w:left w:val="none" w:sz="0" w:space="0" w:color="auto"/>
        <w:bottom w:val="none" w:sz="0" w:space="0" w:color="auto"/>
        <w:right w:val="none" w:sz="0" w:space="0" w:color="auto"/>
      </w:divBdr>
    </w:div>
    <w:div w:id="116">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24">
      <w:marLeft w:val="0"/>
      <w:marRight w:val="0"/>
      <w:marTop w:val="0"/>
      <w:marBottom w:val="0"/>
      <w:divBdr>
        <w:top w:val="none" w:sz="0" w:space="0" w:color="auto"/>
        <w:left w:val="none" w:sz="0" w:space="0" w:color="auto"/>
        <w:bottom w:val="none" w:sz="0" w:space="0" w:color="auto"/>
        <w:right w:val="none" w:sz="0" w:space="0" w:color="auto"/>
      </w:divBdr>
    </w:div>
    <w:div w:id="125">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2">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5">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4">
      <w:marLeft w:val="0"/>
      <w:marRight w:val="0"/>
      <w:marTop w:val="0"/>
      <w:marBottom w:val="0"/>
      <w:divBdr>
        <w:top w:val="none" w:sz="0" w:space="0" w:color="auto"/>
        <w:left w:val="none" w:sz="0" w:space="0" w:color="auto"/>
        <w:bottom w:val="none" w:sz="0" w:space="0" w:color="auto"/>
        <w:right w:val="none" w:sz="0" w:space="0" w:color="auto"/>
      </w:divBdr>
    </w:div>
    <w:div w:id="145">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47">
      <w:marLeft w:val="0"/>
      <w:marRight w:val="0"/>
      <w:marTop w:val="0"/>
      <w:marBottom w:val="0"/>
      <w:divBdr>
        <w:top w:val="none" w:sz="0" w:space="0" w:color="auto"/>
        <w:left w:val="none" w:sz="0" w:space="0" w:color="auto"/>
        <w:bottom w:val="none" w:sz="0" w:space="0" w:color="auto"/>
        <w:right w:val="none" w:sz="0" w:space="0" w:color="auto"/>
      </w:divBdr>
    </w:div>
    <w:div w:id="148">
      <w:marLeft w:val="0"/>
      <w:marRight w:val="0"/>
      <w:marTop w:val="0"/>
      <w:marBottom w:val="0"/>
      <w:divBdr>
        <w:top w:val="none" w:sz="0" w:space="0" w:color="auto"/>
        <w:left w:val="none" w:sz="0" w:space="0" w:color="auto"/>
        <w:bottom w:val="none" w:sz="0" w:space="0" w:color="auto"/>
        <w:right w:val="none" w:sz="0" w:space="0" w:color="auto"/>
      </w:divBdr>
    </w:div>
    <w:div w:id="149">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
    <w:div w:id="151">
      <w:marLeft w:val="0"/>
      <w:marRight w:val="0"/>
      <w:marTop w:val="0"/>
      <w:marBottom w:val="0"/>
      <w:divBdr>
        <w:top w:val="none" w:sz="0" w:space="0" w:color="auto"/>
        <w:left w:val="none" w:sz="0" w:space="0" w:color="auto"/>
        <w:bottom w:val="none" w:sz="0" w:space="0" w:color="auto"/>
        <w:right w:val="none" w:sz="0" w:space="0" w:color="auto"/>
      </w:divBdr>
    </w:div>
    <w:div w:id="152">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56">
      <w:marLeft w:val="0"/>
      <w:marRight w:val="0"/>
      <w:marTop w:val="0"/>
      <w:marBottom w:val="0"/>
      <w:divBdr>
        <w:top w:val="none" w:sz="0" w:space="0" w:color="auto"/>
        <w:left w:val="none" w:sz="0" w:space="0" w:color="auto"/>
        <w:bottom w:val="none" w:sz="0" w:space="0" w:color="auto"/>
        <w:right w:val="none" w:sz="0" w:space="0" w:color="auto"/>
      </w:divBdr>
    </w:div>
    <w:div w:id="157">
      <w:marLeft w:val="0"/>
      <w:marRight w:val="0"/>
      <w:marTop w:val="0"/>
      <w:marBottom w:val="0"/>
      <w:divBdr>
        <w:top w:val="none" w:sz="0" w:space="0" w:color="auto"/>
        <w:left w:val="none" w:sz="0" w:space="0" w:color="auto"/>
        <w:bottom w:val="none" w:sz="0" w:space="0" w:color="auto"/>
        <w:right w:val="none" w:sz="0" w:space="0" w:color="auto"/>
      </w:divBdr>
    </w:div>
    <w:div w:id="158">
      <w:marLeft w:val="0"/>
      <w:marRight w:val="0"/>
      <w:marTop w:val="0"/>
      <w:marBottom w:val="0"/>
      <w:divBdr>
        <w:top w:val="none" w:sz="0" w:space="0" w:color="auto"/>
        <w:left w:val="none" w:sz="0" w:space="0" w:color="auto"/>
        <w:bottom w:val="none" w:sz="0" w:space="0" w:color="auto"/>
        <w:right w:val="none" w:sz="0" w:space="0" w:color="auto"/>
      </w:divBdr>
    </w:div>
    <w:div w:id="159">
      <w:marLeft w:val="0"/>
      <w:marRight w:val="0"/>
      <w:marTop w:val="0"/>
      <w:marBottom w:val="0"/>
      <w:divBdr>
        <w:top w:val="none" w:sz="0" w:space="0" w:color="auto"/>
        <w:left w:val="none" w:sz="0" w:space="0" w:color="auto"/>
        <w:bottom w:val="none" w:sz="0" w:space="0" w:color="auto"/>
        <w:right w:val="none" w:sz="0" w:space="0" w:color="auto"/>
      </w:divBdr>
    </w:div>
    <w:div w:id="160">
      <w:marLeft w:val="0"/>
      <w:marRight w:val="0"/>
      <w:marTop w:val="0"/>
      <w:marBottom w:val="0"/>
      <w:divBdr>
        <w:top w:val="none" w:sz="0" w:space="0" w:color="auto"/>
        <w:left w:val="none" w:sz="0" w:space="0" w:color="auto"/>
        <w:bottom w:val="none" w:sz="0" w:space="0" w:color="auto"/>
        <w:right w:val="none" w:sz="0" w:space="0" w:color="auto"/>
      </w:divBdr>
    </w:div>
    <w:div w:id="161">
      <w:marLeft w:val="0"/>
      <w:marRight w:val="0"/>
      <w:marTop w:val="0"/>
      <w:marBottom w:val="0"/>
      <w:divBdr>
        <w:top w:val="none" w:sz="0" w:space="0" w:color="auto"/>
        <w:left w:val="none" w:sz="0" w:space="0" w:color="auto"/>
        <w:bottom w:val="none" w:sz="0" w:space="0" w:color="auto"/>
        <w:right w:val="none" w:sz="0" w:space="0" w:color="auto"/>
      </w:divBdr>
    </w:div>
    <w:div w:id="162">
      <w:marLeft w:val="0"/>
      <w:marRight w:val="0"/>
      <w:marTop w:val="0"/>
      <w:marBottom w:val="0"/>
      <w:divBdr>
        <w:top w:val="none" w:sz="0" w:space="0" w:color="auto"/>
        <w:left w:val="none" w:sz="0" w:space="0" w:color="auto"/>
        <w:bottom w:val="none" w:sz="0" w:space="0" w:color="auto"/>
        <w:right w:val="none" w:sz="0" w:space="0" w:color="auto"/>
      </w:divBdr>
    </w:div>
    <w:div w:id="163">
      <w:marLeft w:val="0"/>
      <w:marRight w:val="0"/>
      <w:marTop w:val="0"/>
      <w:marBottom w:val="0"/>
      <w:divBdr>
        <w:top w:val="none" w:sz="0" w:space="0" w:color="auto"/>
        <w:left w:val="none" w:sz="0" w:space="0" w:color="auto"/>
        <w:bottom w:val="none" w:sz="0" w:space="0" w:color="auto"/>
        <w:right w:val="none" w:sz="0" w:space="0" w:color="auto"/>
      </w:divBdr>
    </w:div>
    <w:div w:id="164">
      <w:marLeft w:val="0"/>
      <w:marRight w:val="0"/>
      <w:marTop w:val="0"/>
      <w:marBottom w:val="0"/>
      <w:divBdr>
        <w:top w:val="none" w:sz="0" w:space="0" w:color="auto"/>
        <w:left w:val="none" w:sz="0" w:space="0" w:color="auto"/>
        <w:bottom w:val="none" w:sz="0" w:space="0" w:color="auto"/>
        <w:right w:val="none" w:sz="0" w:space="0" w:color="auto"/>
      </w:divBdr>
    </w:div>
    <w:div w:id="165">
      <w:marLeft w:val="0"/>
      <w:marRight w:val="0"/>
      <w:marTop w:val="0"/>
      <w:marBottom w:val="0"/>
      <w:divBdr>
        <w:top w:val="none" w:sz="0" w:space="0" w:color="auto"/>
        <w:left w:val="none" w:sz="0" w:space="0" w:color="auto"/>
        <w:bottom w:val="none" w:sz="0" w:space="0" w:color="auto"/>
        <w:right w:val="none" w:sz="0" w:space="0" w:color="auto"/>
      </w:divBdr>
    </w:div>
    <w:div w:id="166">
      <w:marLeft w:val="0"/>
      <w:marRight w:val="0"/>
      <w:marTop w:val="0"/>
      <w:marBottom w:val="0"/>
      <w:divBdr>
        <w:top w:val="none" w:sz="0" w:space="0" w:color="auto"/>
        <w:left w:val="none" w:sz="0" w:space="0" w:color="auto"/>
        <w:bottom w:val="none" w:sz="0" w:space="0" w:color="auto"/>
        <w:right w:val="none" w:sz="0" w:space="0" w:color="auto"/>
      </w:divBdr>
    </w:div>
    <w:div w:id="167">
      <w:marLeft w:val="0"/>
      <w:marRight w:val="0"/>
      <w:marTop w:val="0"/>
      <w:marBottom w:val="0"/>
      <w:divBdr>
        <w:top w:val="none" w:sz="0" w:space="0" w:color="auto"/>
        <w:left w:val="none" w:sz="0" w:space="0" w:color="auto"/>
        <w:bottom w:val="none" w:sz="0" w:space="0" w:color="auto"/>
        <w:right w:val="none" w:sz="0" w:space="0" w:color="auto"/>
      </w:divBdr>
    </w:div>
    <w:div w:id="168">
      <w:marLeft w:val="0"/>
      <w:marRight w:val="0"/>
      <w:marTop w:val="0"/>
      <w:marBottom w:val="0"/>
      <w:divBdr>
        <w:top w:val="none" w:sz="0" w:space="0" w:color="auto"/>
        <w:left w:val="none" w:sz="0" w:space="0" w:color="auto"/>
        <w:bottom w:val="none" w:sz="0" w:space="0" w:color="auto"/>
        <w:right w:val="none" w:sz="0" w:space="0" w:color="auto"/>
      </w:divBdr>
    </w:div>
    <w:div w:id="169">
      <w:marLeft w:val="0"/>
      <w:marRight w:val="0"/>
      <w:marTop w:val="0"/>
      <w:marBottom w:val="0"/>
      <w:divBdr>
        <w:top w:val="none" w:sz="0" w:space="0" w:color="auto"/>
        <w:left w:val="none" w:sz="0" w:space="0" w:color="auto"/>
        <w:bottom w:val="none" w:sz="0" w:space="0" w:color="auto"/>
        <w:right w:val="none" w:sz="0" w:space="0" w:color="auto"/>
      </w:divBdr>
    </w:div>
    <w:div w:id="170">
      <w:marLeft w:val="0"/>
      <w:marRight w:val="0"/>
      <w:marTop w:val="0"/>
      <w:marBottom w:val="0"/>
      <w:divBdr>
        <w:top w:val="none" w:sz="0" w:space="0" w:color="auto"/>
        <w:left w:val="none" w:sz="0" w:space="0" w:color="auto"/>
        <w:bottom w:val="none" w:sz="0" w:space="0" w:color="auto"/>
        <w:right w:val="none" w:sz="0" w:space="0" w:color="auto"/>
      </w:divBdr>
    </w:div>
    <w:div w:id="171">
      <w:marLeft w:val="0"/>
      <w:marRight w:val="0"/>
      <w:marTop w:val="0"/>
      <w:marBottom w:val="0"/>
      <w:divBdr>
        <w:top w:val="none" w:sz="0" w:space="0" w:color="auto"/>
        <w:left w:val="none" w:sz="0" w:space="0" w:color="auto"/>
        <w:bottom w:val="none" w:sz="0" w:space="0" w:color="auto"/>
        <w:right w:val="none" w:sz="0" w:space="0" w:color="auto"/>
      </w:divBdr>
    </w:div>
    <w:div w:id="172">
      <w:marLeft w:val="0"/>
      <w:marRight w:val="0"/>
      <w:marTop w:val="0"/>
      <w:marBottom w:val="0"/>
      <w:divBdr>
        <w:top w:val="none" w:sz="0" w:space="0" w:color="auto"/>
        <w:left w:val="none" w:sz="0" w:space="0" w:color="auto"/>
        <w:bottom w:val="none" w:sz="0" w:space="0" w:color="auto"/>
        <w:right w:val="none" w:sz="0" w:space="0" w:color="auto"/>
      </w:divBdr>
    </w:div>
    <w:div w:id="173">
      <w:marLeft w:val="0"/>
      <w:marRight w:val="0"/>
      <w:marTop w:val="0"/>
      <w:marBottom w:val="0"/>
      <w:divBdr>
        <w:top w:val="none" w:sz="0" w:space="0" w:color="auto"/>
        <w:left w:val="none" w:sz="0" w:space="0" w:color="auto"/>
        <w:bottom w:val="none" w:sz="0" w:space="0" w:color="auto"/>
        <w:right w:val="none" w:sz="0" w:space="0" w:color="auto"/>
      </w:divBdr>
    </w:div>
    <w:div w:id="174">
      <w:marLeft w:val="0"/>
      <w:marRight w:val="0"/>
      <w:marTop w:val="0"/>
      <w:marBottom w:val="0"/>
      <w:divBdr>
        <w:top w:val="none" w:sz="0" w:space="0" w:color="auto"/>
        <w:left w:val="none" w:sz="0" w:space="0" w:color="auto"/>
        <w:bottom w:val="none" w:sz="0" w:space="0" w:color="auto"/>
        <w:right w:val="none" w:sz="0" w:space="0" w:color="auto"/>
      </w:divBdr>
    </w:div>
    <w:div w:id="175">
      <w:marLeft w:val="0"/>
      <w:marRight w:val="0"/>
      <w:marTop w:val="0"/>
      <w:marBottom w:val="0"/>
      <w:divBdr>
        <w:top w:val="none" w:sz="0" w:space="0" w:color="auto"/>
        <w:left w:val="none" w:sz="0" w:space="0" w:color="auto"/>
        <w:bottom w:val="none" w:sz="0" w:space="0" w:color="auto"/>
        <w:right w:val="none" w:sz="0" w:space="0" w:color="auto"/>
      </w:divBdr>
    </w:div>
    <w:div w:id="176">
      <w:marLeft w:val="0"/>
      <w:marRight w:val="0"/>
      <w:marTop w:val="0"/>
      <w:marBottom w:val="0"/>
      <w:divBdr>
        <w:top w:val="none" w:sz="0" w:space="0" w:color="auto"/>
        <w:left w:val="none" w:sz="0" w:space="0" w:color="auto"/>
        <w:bottom w:val="none" w:sz="0" w:space="0" w:color="auto"/>
        <w:right w:val="none" w:sz="0" w:space="0" w:color="auto"/>
      </w:divBdr>
    </w:div>
    <w:div w:id="177">
      <w:marLeft w:val="0"/>
      <w:marRight w:val="0"/>
      <w:marTop w:val="0"/>
      <w:marBottom w:val="0"/>
      <w:divBdr>
        <w:top w:val="none" w:sz="0" w:space="0" w:color="auto"/>
        <w:left w:val="none" w:sz="0" w:space="0" w:color="auto"/>
        <w:bottom w:val="none" w:sz="0" w:space="0" w:color="auto"/>
        <w:right w:val="none" w:sz="0" w:space="0" w:color="auto"/>
      </w:divBdr>
    </w:div>
    <w:div w:id="178">
      <w:marLeft w:val="0"/>
      <w:marRight w:val="0"/>
      <w:marTop w:val="0"/>
      <w:marBottom w:val="0"/>
      <w:divBdr>
        <w:top w:val="none" w:sz="0" w:space="0" w:color="auto"/>
        <w:left w:val="none" w:sz="0" w:space="0" w:color="auto"/>
        <w:bottom w:val="none" w:sz="0" w:space="0" w:color="auto"/>
        <w:right w:val="none" w:sz="0" w:space="0" w:color="auto"/>
      </w:divBdr>
    </w:div>
    <w:div w:id="179">
      <w:marLeft w:val="0"/>
      <w:marRight w:val="0"/>
      <w:marTop w:val="0"/>
      <w:marBottom w:val="0"/>
      <w:divBdr>
        <w:top w:val="none" w:sz="0" w:space="0" w:color="auto"/>
        <w:left w:val="none" w:sz="0" w:space="0" w:color="auto"/>
        <w:bottom w:val="none" w:sz="0" w:space="0" w:color="auto"/>
        <w:right w:val="none" w:sz="0" w:space="0" w:color="auto"/>
      </w:divBdr>
    </w:div>
    <w:div w:id="180">
      <w:marLeft w:val="0"/>
      <w:marRight w:val="0"/>
      <w:marTop w:val="0"/>
      <w:marBottom w:val="0"/>
      <w:divBdr>
        <w:top w:val="none" w:sz="0" w:space="0" w:color="auto"/>
        <w:left w:val="none" w:sz="0" w:space="0" w:color="auto"/>
        <w:bottom w:val="none" w:sz="0" w:space="0" w:color="auto"/>
        <w:right w:val="none" w:sz="0" w:space="0" w:color="auto"/>
      </w:divBdr>
    </w:div>
    <w:div w:id="181">
      <w:marLeft w:val="0"/>
      <w:marRight w:val="0"/>
      <w:marTop w:val="0"/>
      <w:marBottom w:val="0"/>
      <w:divBdr>
        <w:top w:val="none" w:sz="0" w:space="0" w:color="auto"/>
        <w:left w:val="none" w:sz="0" w:space="0" w:color="auto"/>
        <w:bottom w:val="none" w:sz="0" w:space="0" w:color="auto"/>
        <w:right w:val="none" w:sz="0" w:space="0" w:color="auto"/>
      </w:divBdr>
    </w:div>
    <w:div w:id="182">
      <w:marLeft w:val="0"/>
      <w:marRight w:val="0"/>
      <w:marTop w:val="0"/>
      <w:marBottom w:val="0"/>
      <w:divBdr>
        <w:top w:val="none" w:sz="0" w:space="0" w:color="auto"/>
        <w:left w:val="none" w:sz="0" w:space="0" w:color="auto"/>
        <w:bottom w:val="none" w:sz="0" w:space="0" w:color="auto"/>
        <w:right w:val="none" w:sz="0" w:space="0" w:color="auto"/>
      </w:divBdr>
    </w:div>
    <w:div w:id="183">
      <w:marLeft w:val="0"/>
      <w:marRight w:val="0"/>
      <w:marTop w:val="0"/>
      <w:marBottom w:val="0"/>
      <w:divBdr>
        <w:top w:val="none" w:sz="0" w:space="0" w:color="auto"/>
        <w:left w:val="none" w:sz="0" w:space="0" w:color="auto"/>
        <w:bottom w:val="none" w:sz="0" w:space="0" w:color="auto"/>
        <w:right w:val="none" w:sz="0" w:space="0" w:color="auto"/>
      </w:divBdr>
    </w:div>
    <w:div w:id="184">
      <w:marLeft w:val="0"/>
      <w:marRight w:val="0"/>
      <w:marTop w:val="0"/>
      <w:marBottom w:val="0"/>
      <w:divBdr>
        <w:top w:val="none" w:sz="0" w:space="0" w:color="auto"/>
        <w:left w:val="none" w:sz="0" w:space="0" w:color="auto"/>
        <w:bottom w:val="none" w:sz="0" w:space="0" w:color="auto"/>
        <w:right w:val="none" w:sz="0" w:space="0" w:color="auto"/>
      </w:divBdr>
    </w:div>
    <w:div w:id="185">
      <w:marLeft w:val="0"/>
      <w:marRight w:val="0"/>
      <w:marTop w:val="0"/>
      <w:marBottom w:val="0"/>
      <w:divBdr>
        <w:top w:val="none" w:sz="0" w:space="0" w:color="auto"/>
        <w:left w:val="none" w:sz="0" w:space="0" w:color="auto"/>
        <w:bottom w:val="none" w:sz="0" w:space="0" w:color="auto"/>
        <w:right w:val="none" w:sz="0" w:space="0" w:color="auto"/>
      </w:divBdr>
    </w:div>
    <w:div w:id="186">
      <w:marLeft w:val="0"/>
      <w:marRight w:val="0"/>
      <w:marTop w:val="0"/>
      <w:marBottom w:val="0"/>
      <w:divBdr>
        <w:top w:val="none" w:sz="0" w:space="0" w:color="auto"/>
        <w:left w:val="none" w:sz="0" w:space="0" w:color="auto"/>
        <w:bottom w:val="none" w:sz="0" w:space="0" w:color="auto"/>
        <w:right w:val="none" w:sz="0" w:space="0" w:color="auto"/>
      </w:divBdr>
    </w:div>
    <w:div w:id="187">
      <w:marLeft w:val="0"/>
      <w:marRight w:val="0"/>
      <w:marTop w:val="0"/>
      <w:marBottom w:val="0"/>
      <w:divBdr>
        <w:top w:val="none" w:sz="0" w:space="0" w:color="auto"/>
        <w:left w:val="none" w:sz="0" w:space="0" w:color="auto"/>
        <w:bottom w:val="none" w:sz="0" w:space="0" w:color="auto"/>
        <w:right w:val="none" w:sz="0" w:space="0" w:color="auto"/>
      </w:divBdr>
    </w:div>
    <w:div w:id="188">
      <w:marLeft w:val="0"/>
      <w:marRight w:val="0"/>
      <w:marTop w:val="0"/>
      <w:marBottom w:val="0"/>
      <w:divBdr>
        <w:top w:val="none" w:sz="0" w:space="0" w:color="auto"/>
        <w:left w:val="none" w:sz="0" w:space="0" w:color="auto"/>
        <w:bottom w:val="none" w:sz="0" w:space="0" w:color="auto"/>
        <w:right w:val="none" w:sz="0" w:space="0" w:color="auto"/>
      </w:divBdr>
    </w:div>
    <w:div w:id="189">
      <w:marLeft w:val="0"/>
      <w:marRight w:val="0"/>
      <w:marTop w:val="0"/>
      <w:marBottom w:val="0"/>
      <w:divBdr>
        <w:top w:val="none" w:sz="0" w:space="0" w:color="auto"/>
        <w:left w:val="none" w:sz="0" w:space="0" w:color="auto"/>
        <w:bottom w:val="none" w:sz="0" w:space="0" w:color="auto"/>
        <w:right w:val="none" w:sz="0" w:space="0" w:color="auto"/>
      </w:divBdr>
    </w:div>
    <w:div w:id="190">
      <w:marLeft w:val="0"/>
      <w:marRight w:val="0"/>
      <w:marTop w:val="0"/>
      <w:marBottom w:val="0"/>
      <w:divBdr>
        <w:top w:val="none" w:sz="0" w:space="0" w:color="auto"/>
        <w:left w:val="none" w:sz="0" w:space="0" w:color="auto"/>
        <w:bottom w:val="none" w:sz="0" w:space="0" w:color="auto"/>
        <w:right w:val="none" w:sz="0" w:space="0" w:color="auto"/>
      </w:divBdr>
    </w:div>
    <w:div w:id="191">
      <w:marLeft w:val="0"/>
      <w:marRight w:val="0"/>
      <w:marTop w:val="0"/>
      <w:marBottom w:val="0"/>
      <w:divBdr>
        <w:top w:val="none" w:sz="0" w:space="0" w:color="auto"/>
        <w:left w:val="none" w:sz="0" w:space="0" w:color="auto"/>
        <w:bottom w:val="none" w:sz="0" w:space="0" w:color="auto"/>
        <w:right w:val="none" w:sz="0" w:space="0" w:color="auto"/>
      </w:divBdr>
    </w:div>
    <w:div w:id="192">
      <w:marLeft w:val="0"/>
      <w:marRight w:val="0"/>
      <w:marTop w:val="0"/>
      <w:marBottom w:val="0"/>
      <w:divBdr>
        <w:top w:val="none" w:sz="0" w:space="0" w:color="auto"/>
        <w:left w:val="none" w:sz="0" w:space="0" w:color="auto"/>
        <w:bottom w:val="none" w:sz="0" w:space="0" w:color="auto"/>
        <w:right w:val="none" w:sz="0" w:space="0" w:color="auto"/>
      </w:divBdr>
    </w:div>
    <w:div w:id="193">
      <w:marLeft w:val="0"/>
      <w:marRight w:val="0"/>
      <w:marTop w:val="0"/>
      <w:marBottom w:val="0"/>
      <w:divBdr>
        <w:top w:val="none" w:sz="0" w:space="0" w:color="auto"/>
        <w:left w:val="none" w:sz="0" w:space="0" w:color="auto"/>
        <w:bottom w:val="none" w:sz="0" w:space="0" w:color="auto"/>
        <w:right w:val="none" w:sz="0" w:space="0" w:color="auto"/>
      </w:divBdr>
    </w:div>
    <w:div w:id="194">
      <w:marLeft w:val="0"/>
      <w:marRight w:val="0"/>
      <w:marTop w:val="0"/>
      <w:marBottom w:val="0"/>
      <w:divBdr>
        <w:top w:val="none" w:sz="0" w:space="0" w:color="auto"/>
        <w:left w:val="none" w:sz="0" w:space="0" w:color="auto"/>
        <w:bottom w:val="none" w:sz="0" w:space="0" w:color="auto"/>
        <w:right w:val="none" w:sz="0" w:space="0" w:color="auto"/>
      </w:divBdr>
    </w:div>
    <w:div w:id="195">
      <w:marLeft w:val="0"/>
      <w:marRight w:val="0"/>
      <w:marTop w:val="0"/>
      <w:marBottom w:val="0"/>
      <w:divBdr>
        <w:top w:val="none" w:sz="0" w:space="0" w:color="auto"/>
        <w:left w:val="none" w:sz="0" w:space="0" w:color="auto"/>
        <w:bottom w:val="none" w:sz="0" w:space="0" w:color="auto"/>
        <w:right w:val="none" w:sz="0" w:space="0" w:color="auto"/>
      </w:divBdr>
    </w:div>
    <w:div w:id="196">
      <w:marLeft w:val="0"/>
      <w:marRight w:val="0"/>
      <w:marTop w:val="0"/>
      <w:marBottom w:val="0"/>
      <w:divBdr>
        <w:top w:val="none" w:sz="0" w:space="0" w:color="auto"/>
        <w:left w:val="none" w:sz="0" w:space="0" w:color="auto"/>
        <w:bottom w:val="none" w:sz="0" w:space="0" w:color="auto"/>
        <w:right w:val="none" w:sz="0" w:space="0" w:color="auto"/>
      </w:divBdr>
    </w:div>
    <w:div w:id="197">
      <w:marLeft w:val="0"/>
      <w:marRight w:val="0"/>
      <w:marTop w:val="0"/>
      <w:marBottom w:val="0"/>
      <w:divBdr>
        <w:top w:val="none" w:sz="0" w:space="0" w:color="auto"/>
        <w:left w:val="none" w:sz="0" w:space="0" w:color="auto"/>
        <w:bottom w:val="none" w:sz="0" w:space="0" w:color="auto"/>
        <w:right w:val="none" w:sz="0" w:space="0" w:color="auto"/>
      </w:divBdr>
    </w:div>
    <w:div w:id="198">
      <w:marLeft w:val="0"/>
      <w:marRight w:val="0"/>
      <w:marTop w:val="0"/>
      <w:marBottom w:val="0"/>
      <w:divBdr>
        <w:top w:val="none" w:sz="0" w:space="0" w:color="auto"/>
        <w:left w:val="none" w:sz="0" w:space="0" w:color="auto"/>
        <w:bottom w:val="none" w:sz="0" w:space="0" w:color="auto"/>
        <w:right w:val="none" w:sz="0" w:space="0" w:color="auto"/>
      </w:divBdr>
    </w:div>
    <w:div w:id="199">
      <w:marLeft w:val="0"/>
      <w:marRight w:val="0"/>
      <w:marTop w:val="0"/>
      <w:marBottom w:val="0"/>
      <w:divBdr>
        <w:top w:val="none" w:sz="0" w:space="0" w:color="auto"/>
        <w:left w:val="none" w:sz="0" w:space="0" w:color="auto"/>
        <w:bottom w:val="none" w:sz="0" w:space="0" w:color="auto"/>
        <w:right w:val="none" w:sz="0" w:space="0" w:color="auto"/>
      </w:divBdr>
    </w:div>
    <w:div w:id="200">
      <w:marLeft w:val="0"/>
      <w:marRight w:val="0"/>
      <w:marTop w:val="0"/>
      <w:marBottom w:val="0"/>
      <w:divBdr>
        <w:top w:val="none" w:sz="0" w:space="0" w:color="auto"/>
        <w:left w:val="none" w:sz="0" w:space="0" w:color="auto"/>
        <w:bottom w:val="none" w:sz="0" w:space="0" w:color="auto"/>
        <w:right w:val="none" w:sz="0" w:space="0" w:color="auto"/>
      </w:divBdr>
    </w:div>
    <w:div w:id="201">
      <w:marLeft w:val="0"/>
      <w:marRight w:val="0"/>
      <w:marTop w:val="0"/>
      <w:marBottom w:val="0"/>
      <w:divBdr>
        <w:top w:val="none" w:sz="0" w:space="0" w:color="auto"/>
        <w:left w:val="none" w:sz="0" w:space="0" w:color="auto"/>
        <w:bottom w:val="none" w:sz="0" w:space="0" w:color="auto"/>
        <w:right w:val="none" w:sz="0" w:space="0" w:color="auto"/>
      </w:divBdr>
    </w:div>
    <w:div w:id="202">
      <w:marLeft w:val="0"/>
      <w:marRight w:val="0"/>
      <w:marTop w:val="0"/>
      <w:marBottom w:val="0"/>
      <w:divBdr>
        <w:top w:val="none" w:sz="0" w:space="0" w:color="auto"/>
        <w:left w:val="none" w:sz="0" w:space="0" w:color="auto"/>
        <w:bottom w:val="none" w:sz="0" w:space="0" w:color="auto"/>
        <w:right w:val="none" w:sz="0" w:space="0" w:color="auto"/>
      </w:divBdr>
    </w:div>
    <w:div w:id="203">
      <w:marLeft w:val="0"/>
      <w:marRight w:val="0"/>
      <w:marTop w:val="0"/>
      <w:marBottom w:val="0"/>
      <w:divBdr>
        <w:top w:val="none" w:sz="0" w:space="0" w:color="auto"/>
        <w:left w:val="none" w:sz="0" w:space="0" w:color="auto"/>
        <w:bottom w:val="none" w:sz="0" w:space="0" w:color="auto"/>
        <w:right w:val="none" w:sz="0" w:space="0" w:color="auto"/>
      </w:divBdr>
    </w:div>
    <w:div w:id="204">
      <w:marLeft w:val="0"/>
      <w:marRight w:val="0"/>
      <w:marTop w:val="0"/>
      <w:marBottom w:val="0"/>
      <w:divBdr>
        <w:top w:val="none" w:sz="0" w:space="0" w:color="auto"/>
        <w:left w:val="none" w:sz="0" w:space="0" w:color="auto"/>
        <w:bottom w:val="none" w:sz="0" w:space="0" w:color="auto"/>
        <w:right w:val="none" w:sz="0" w:space="0" w:color="auto"/>
      </w:divBdr>
    </w:div>
    <w:div w:id="205">
      <w:marLeft w:val="0"/>
      <w:marRight w:val="0"/>
      <w:marTop w:val="0"/>
      <w:marBottom w:val="0"/>
      <w:divBdr>
        <w:top w:val="none" w:sz="0" w:space="0" w:color="auto"/>
        <w:left w:val="none" w:sz="0" w:space="0" w:color="auto"/>
        <w:bottom w:val="none" w:sz="0" w:space="0" w:color="auto"/>
        <w:right w:val="none" w:sz="0" w:space="0" w:color="auto"/>
      </w:divBdr>
    </w:div>
    <w:div w:id="206">
      <w:marLeft w:val="0"/>
      <w:marRight w:val="0"/>
      <w:marTop w:val="0"/>
      <w:marBottom w:val="0"/>
      <w:divBdr>
        <w:top w:val="none" w:sz="0" w:space="0" w:color="auto"/>
        <w:left w:val="none" w:sz="0" w:space="0" w:color="auto"/>
        <w:bottom w:val="none" w:sz="0" w:space="0" w:color="auto"/>
        <w:right w:val="none" w:sz="0" w:space="0" w:color="auto"/>
      </w:divBdr>
    </w:div>
    <w:div w:id="207">
      <w:marLeft w:val="0"/>
      <w:marRight w:val="0"/>
      <w:marTop w:val="0"/>
      <w:marBottom w:val="0"/>
      <w:divBdr>
        <w:top w:val="none" w:sz="0" w:space="0" w:color="auto"/>
        <w:left w:val="none" w:sz="0" w:space="0" w:color="auto"/>
        <w:bottom w:val="none" w:sz="0" w:space="0" w:color="auto"/>
        <w:right w:val="none" w:sz="0" w:space="0" w:color="auto"/>
      </w:divBdr>
    </w:div>
    <w:div w:id="208">
      <w:marLeft w:val="0"/>
      <w:marRight w:val="0"/>
      <w:marTop w:val="0"/>
      <w:marBottom w:val="0"/>
      <w:divBdr>
        <w:top w:val="none" w:sz="0" w:space="0" w:color="auto"/>
        <w:left w:val="none" w:sz="0" w:space="0" w:color="auto"/>
        <w:bottom w:val="none" w:sz="0" w:space="0" w:color="auto"/>
        <w:right w:val="none" w:sz="0" w:space="0" w:color="auto"/>
      </w:divBdr>
    </w:div>
    <w:div w:id="209">
      <w:marLeft w:val="0"/>
      <w:marRight w:val="0"/>
      <w:marTop w:val="0"/>
      <w:marBottom w:val="0"/>
      <w:divBdr>
        <w:top w:val="none" w:sz="0" w:space="0" w:color="auto"/>
        <w:left w:val="none" w:sz="0" w:space="0" w:color="auto"/>
        <w:bottom w:val="none" w:sz="0" w:space="0" w:color="auto"/>
        <w:right w:val="none" w:sz="0" w:space="0" w:color="auto"/>
      </w:divBdr>
    </w:div>
    <w:div w:id="210">
      <w:marLeft w:val="0"/>
      <w:marRight w:val="0"/>
      <w:marTop w:val="0"/>
      <w:marBottom w:val="0"/>
      <w:divBdr>
        <w:top w:val="none" w:sz="0" w:space="0" w:color="auto"/>
        <w:left w:val="none" w:sz="0" w:space="0" w:color="auto"/>
        <w:bottom w:val="none" w:sz="0" w:space="0" w:color="auto"/>
        <w:right w:val="none" w:sz="0" w:space="0" w:color="auto"/>
      </w:divBdr>
    </w:div>
    <w:div w:id="211">
      <w:marLeft w:val="0"/>
      <w:marRight w:val="0"/>
      <w:marTop w:val="0"/>
      <w:marBottom w:val="0"/>
      <w:divBdr>
        <w:top w:val="none" w:sz="0" w:space="0" w:color="auto"/>
        <w:left w:val="none" w:sz="0" w:space="0" w:color="auto"/>
        <w:bottom w:val="none" w:sz="0" w:space="0" w:color="auto"/>
        <w:right w:val="none" w:sz="0" w:space="0" w:color="auto"/>
      </w:divBdr>
    </w:div>
    <w:div w:id="212">
      <w:marLeft w:val="0"/>
      <w:marRight w:val="0"/>
      <w:marTop w:val="0"/>
      <w:marBottom w:val="0"/>
      <w:divBdr>
        <w:top w:val="none" w:sz="0" w:space="0" w:color="auto"/>
        <w:left w:val="none" w:sz="0" w:space="0" w:color="auto"/>
        <w:bottom w:val="none" w:sz="0" w:space="0" w:color="auto"/>
        <w:right w:val="none" w:sz="0" w:space="0" w:color="auto"/>
      </w:divBdr>
    </w:div>
    <w:div w:id="213">
      <w:marLeft w:val="0"/>
      <w:marRight w:val="0"/>
      <w:marTop w:val="0"/>
      <w:marBottom w:val="0"/>
      <w:divBdr>
        <w:top w:val="none" w:sz="0" w:space="0" w:color="auto"/>
        <w:left w:val="none" w:sz="0" w:space="0" w:color="auto"/>
        <w:bottom w:val="none" w:sz="0" w:space="0" w:color="auto"/>
        <w:right w:val="none" w:sz="0" w:space="0" w:color="auto"/>
      </w:divBdr>
    </w:div>
    <w:div w:id="214">
      <w:marLeft w:val="0"/>
      <w:marRight w:val="0"/>
      <w:marTop w:val="0"/>
      <w:marBottom w:val="0"/>
      <w:divBdr>
        <w:top w:val="none" w:sz="0" w:space="0" w:color="auto"/>
        <w:left w:val="none" w:sz="0" w:space="0" w:color="auto"/>
        <w:bottom w:val="none" w:sz="0" w:space="0" w:color="auto"/>
        <w:right w:val="none" w:sz="0" w:space="0" w:color="auto"/>
      </w:divBdr>
    </w:div>
    <w:div w:id="215">
      <w:marLeft w:val="0"/>
      <w:marRight w:val="0"/>
      <w:marTop w:val="0"/>
      <w:marBottom w:val="0"/>
      <w:divBdr>
        <w:top w:val="none" w:sz="0" w:space="0" w:color="auto"/>
        <w:left w:val="none" w:sz="0" w:space="0" w:color="auto"/>
        <w:bottom w:val="none" w:sz="0" w:space="0" w:color="auto"/>
        <w:right w:val="none" w:sz="0" w:space="0" w:color="auto"/>
      </w:divBdr>
    </w:div>
    <w:div w:id="216">
      <w:marLeft w:val="0"/>
      <w:marRight w:val="0"/>
      <w:marTop w:val="0"/>
      <w:marBottom w:val="0"/>
      <w:divBdr>
        <w:top w:val="none" w:sz="0" w:space="0" w:color="auto"/>
        <w:left w:val="none" w:sz="0" w:space="0" w:color="auto"/>
        <w:bottom w:val="none" w:sz="0" w:space="0" w:color="auto"/>
        <w:right w:val="none" w:sz="0" w:space="0" w:color="auto"/>
      </w:divBdr>
    </w:div>
    <w:div w:id="217">
      <w:marLeft w:val="0"/>
      <w:marRight w:val="0"/>
      <w:marTop w:val="0"/>
      <w:marBottom w:val="0"/>
      <w:divBdr>
        <w:top w:val="none" w:sz="0" w:space="0" w:color="auto"/>
        <w:left w:val="none" w:sz="0" w:space="0" w:color="auto"/>
        <w:bottom w:val="none" w:sz="0" w:space="0" w:color="auto"/>
        <w:right w:val="none" w:sz="0" w:space="0" w:color="auto"/>
      </w:divBdr>
    </w:div>
    <w:div w:id="218">
      <w:marLeft w:val="0"/>
      <w:marRight w:val="0"/>
      <w:marTop w:val="0"/>
      <w:marBottom w:val="0"/>
      <w:divBdr>
        <w:top w:val="none" w:sz="0" w:space="0" w:color="auto"/>
        <w:left w:val="none" w:sz="0" w:space="0" w:color="auto"/>
        <w:bottom w:val="none" w:sz="0" w:space="0" w:color="auto"/>
        <w:right w:val="none" w:sz="0" w:space="0" w:color="auto"/>
      </w:divBdr>
    </w:div>
    <w:div w:id="219">
      <w:marLeft w:val="0"/>
      <w:marRight w:val="0"/>
      <w:marTop w:val="0"/>
      <w:marBottom w:val="0"/>
      <w:divBdr>
        <w:top w:val="none" w:sz="0" w:space="0" w:color="auto"/>
        <w:left w:val="none" w:sz="0" w:space="0" w:color="auto"/>
        <w:bottom w:val="none" w:sz="0" w:space="0" w:color="auto"/>
        <w:right w:val="none" w:sz="0" w:space="0" w:color="auto"/>
      </w:divBdr>
    </w:div>
    <w:div w:id="220">
      <w:marLeft w:val="0"/>
      <w:marRight w:val="0"/>
      <w:marTop w:val="0"/>
      <w:marBottom w:val="0"/>
      <w:divBdr>
        <w:top w:val="none" w:sz="0" w:space="0" w:color="auto"/>
        <w:left w:val="none" w:sz="0" w:space="0" w:color="auto"/>
        <w:bottom w:val="none" w:sz="0" w:space="0" w:color="auto"/>
        <w:right w:val="none" w:sz="0" w:space="0" w:color="auto"/>
      </w:divBdr>
    </w:div>
    <w:div w:id="221">
      <w:marLeft w:val="0"/>
      <w:marRight w:val="0"/>
      <w:marTop w:val="0"/>
      <w:marBottom w:val="0"/>
      <w:divBdr>
        <w:top w:val="none" w:sz="0" w:space="0" w:color="auto"/>
        <w:left w:val="none" w:sz="0" w:space="0" w:color="auto"/>
        <w:bottom w:val="none" w:sz="0" w:space="0" w:color="auto"/>
        <w:right w:val="none" w:sz="0" w:space="0" w:color="auto"/>
      </w:divBdr>
    </w:div>
    <w:div w:id="222">
      <w:marLeft w:val="0"/>
      <w:marRight w:val="0"/>
      <w:marTop w:val="0"/>
      <w:marBottom w:val="0"/>
      <w:divBdr>
        <w:top w:val="none" w:sz="0" w:space="0" w:color="auto"/>
        <w:left w:val="none" w:sz="0" w:space="0" w:color="auto"/>
        <w:bottom w:val="none" w:sz="0" w:space="0" w:color="auto"/>
        <w:right w:val="none" w:sz="0" w:space="0" w:color="auto"/>
      </w:divBdr>
    </w:div>
    <w:div w:id="223">
      <w:marLeft w:val="0"/>
      <w:marRight w:val="0"/>
      <w:marTop w:val="0"/>
      <w:marBottom w:val="0"/>
      <w:divBdr>
        <w:top w:val="none" w:sz="0" w:space="0" w:color="auto"/>
        <w:left w:val="none" w:sz="0" w:space="0" w:color="auto"/>
        <w:bottom w:val="none" w:sz="0" w:space="0" w:color="auto"/>
        <w:right w:val="none" w:sz="0" w:space="0" w:color="auto"/>
      </w:divBdr>
    </w:div>
    <w:div w:id="224">
      <w:marLeft w:val="0"/>
      <w:marRight w:val="0"/>
      <w:marTop w:val="0"/>
      <w:marBottom w:val="0"/>
      <w:divBdr>
        <w:top w:val="none" w:sz="0" w:space="0" w:color="auto"/>
        <w:left w:val="none" w:sz="0" w:space="0" w:color="auto"/>
        <w:bottom w:val="none" w:sz="0" w:space="0" w:color="auto"/>
        <w:right w:val="none" w:sz="0" w:space="0" w:color="auto"/>
      </w:divBdr>
    </w:div>
    <w:div w:id="225">
      <w:marLeft w:val="0"/>
      <w:marRight w:val="0"/>
      <w:marTop w:val="0"/>
      <w:marBottom w:val="0"/>
      <w:divBdr>
        <w:top w:val="none" w:sz="0" w:space="0" w:color="auto"/>
        <w:left w:val="none" w:sz="0" w:space="0" w:color="auto"/>
        <w:bottom w:val="none" w:sz="0" w:space="0" w:color="auto"/>
        <w:right w:val="none" w:sz="0" w:space="0" w:color="auto"/>
      </w:divBdr>
    </w:div>
    <w:div w:id="226">
      <w:marLeft w:val="0"/>
      <w:marRight w:val="0"/>
      <w:marTop w:val="0"/>
      <w:marBottom w:val="0"/>
      <w:divBdr>
        <w:top w:val="none" w:sz="0" w:space="0" w:color="auto"/>
        <w:left w:val="none" w:sz="0" w:space="0" w:color="auto"/>
        <w:bottom w:val="none" w:sz="0" w:space="0" w:color="auto"/>
        <w:right w:val="none" w:sz="0" w:space="0" w:color="auto"/>
      </w:divBdr>
    </w:div>
    <w:div w:id="227">
      <w:marLeft w:val="0"/>
      <w:marRight w:val="0"/>
      <w:marTop w:val="0"/>
      <w:marBottom w:val="0"/>
      <w:divBdr>
        <w:top w:val="none" w:sz="0" w:space="0" w:color="auto"/>
        <w:left w:val="none" w:sz="0" w:space="0" w:color="auto"/>
        <w:bottom w:val="none" w:sz="0" w:space="0" w:color="auto"/>
        <w:right w:val="none" w:sz="0" w:space="0" w:color="auto"/>
      </w:divBdr>
    </w:div>
    <w:div w:id="228">
      <w:marLeft w:val="0"/>
      <w:marRight w:val="0"/>
      <w:marTop w:val="0"/>
      <w:marBottom w:val="0"/>
      <w:divBdr>
        <w:top w:val="none" w:sz="0" w:space="0" w:color="auto"/>
        <w:left w:val="none" w:sz="0" w:space="0" w:color="auto"/>
        <w:bottom w:val="none" w:sz="0" w:space="0" w:color="auto"/>
        <w:right w:val="none" w:sz="0" w:space="0" w:color="auto"/>
      </w:divBdr>
    </w:div>
    <w:div w:id="229">
      <w:marLeft w:val="0"/>
      <w:marRight w:val="0"/>
      <w:marTop w:val="0"/>
      <w:marBottom w:val="0"/>
      <w:divBdr>
        <w:top w:val="none" w:sz="0" w:space="0" w:color="auto"/>
        <w:left w:val="none" w:sz="0" w:space="0" w:color="auto"/>
        <w:bottom w:val="none" w:sz="0" w:space="0" w:color="auto"/>
        <w:right w:val="none" w:sz="0" w:space="0" w:color="auto"/>
      </w:divBdr>
    </w:div>
    <w:div w:id="230">
      <w:marLeft w:val="0"/>
      <w:marRight w:val="0"/>
      <w:marTop w:val="0"/>
      <w:marBottom w:val="0"/>
      <w:divBdr>
        <w:top w:val="none" w:sz="0" w:space="0" w:color="auto"/>
        <w:left w:val="none" w:sz="0" w:space="0" w:color="auto"/>
        <w:bottom w:val="none" w:sz="0" w:space="0" w:color="auto"/>
        <w:right w:val="none" w:sz="0" w:space="0" w:color="auto"/>
      </w:divBdr>
    </w:div>
    <w:div w:id="231">
      <w:marLeft w:val="0"/>
      <w:marRight w:val="0"/>
      <w:marTop w:val="0"/>
      <w:marBottom w:val="0"/>
      <w:divBdr>
        <w:top w:val="none" w:sz="0" w:space="0" w:color="auto"/>
        <w:left w:val="none" w:sz="0" w:space="0" w:color="auto"/>
        <w:bottom w:val="none" w:sz="0" w:space="0" w:color="auto"/>
        <w:right w:val="none" w:sz="0" w:space="0" w:color="auto"/>
      </w:divBdr>
    </w:div>
    <w:div w:id="232">
      <w:marLeft w:val="0"/>
      <w:marRight w:val="0"/>
      <w:marTop w:val="0"/>
      <w:marBottom w:val="0"/>
      <w:divBdr>
        <w:top w:val="none" w:sz="0" w:space="0" w:color="auto"/>
        <w:left w:val="none" w:sz="0" w:space="0" w:color="auto"/>
        <w:bottom w:val="none" w:sz="0" w:space="0" w:color="auto"/>
        <w:right w:val="none" w:sz="0" w:space="0" w:color="auto"/>
      </w:divBdr>
    </w:div>
    <w:div w:id="233">
      <w:marLeft w:val="0"/>
      <w:marRight w:val="0"/>
      <w:marTop w:val="0"/>
      <w:marBottom w:val="0"/>
      <w:divBdr>
        <w:top w:val="none" w:sz="0" w:space="0" w:color="auto"/>
        <w:left w:val="none" w:sz="0" w:space="0" w:color="auto"/>
        <w:bottom w:val="none" w:sz="0" w:space="0" w:color="auto"/>
        <w:right w:val="none" w:sz="0" w:space="0" w:color="auto"/>
      </w:divBdr>
    </w:div>
    <w:div w:id="234">
      <w:marLeft w:val="0"/>
      <w:marRight w:val="0"/>
      <w:marTop w:val="0"/>
      <w:marBottom w:val="0"/>
      <w:divBdr>
        <w:top w:val="none" w:sz="0" w:space="0" w:color="auto"/>
        <w:left w:val="none" w:sz="0" w:space="0" w:color="auto"/>
        <w:bottom w:val="none" w:sz="0" w:space="0" w:color="auto"/>
        <w:right w:val="none" w:sz="0" w:space="0" w:color="auto"/>
      </w:divBdr>
    </w:div>
    <w:div w:id="235">
      <w:marLeft w:val="0"/>
      <w:marRight w:val="0"/>
      <w:marTop w:val="0"/>
      <w:marBottom w:val="0"/>
      <w:divBdr>
        <w:top w:val="none" w:sz="0" w:space="0" w:color="auto"/>
        <w:left w:val="none" w:sz="0" w:space="0" w:color="auto"/>
        <w:bottom w:val="none" w:sz="0" w:space="0" w:color="auto"/>
        <w:right w:val="none" w:sz="0" w:space="0" w:color="auto"/>
      </w:divBdr>
    </w:div>
    <w:div w:id="236">
      <w:marLeft w:val="0"/>
      <w:marRight w:val="0"/>
      <w:marTop w:val="0"/>
      <w:marBottom w:val="0"/>
      <w:divBdr>
        <w:top w:val="none" w:sz="0" w:space="0" w:color="auto"/>
        <w:left w:val="none" w:sz="0" w:space="0" w:color="auto"/>
        <w:bottom w:val="none" w:sz="0" w:space="0" w:color="auto"/>
        <w:right w:val="none" w:sz="0" w:space="0" w:color="auto"/>
      </w:divBdr>
    </w:div>
    <w:div w:id="237">
      <w:marLeft w:val="0"/>
      <w:marRight w:val="0"/>
      <w:marTop w:val="0"/>
      <w:marBottom w:val="0"/>
      <w:divBdr>
        <w:top w:val="none" w:sz="0" w:space="0" w:color="auto"/>
        <w:left w:val="none" w:sz="0" w:space="0" w:color="auto"/>
        <w:bottom w:val="none" w:sz="0" w:space="0" w:color="auto"/>
        <w:right w:val="none" w:sz="0" w:space="0" w:color="auto"/>
      </w:divBdr>
    </w:div>
    <w:div w:id="238">
      <w:marLeft w:val="0"/>
      <w:marRight w:val="0"/>
      <w:marTop w:val="0"/>
      <w:marBottom w:val="0"/>
      <w:divBdr>
        <w:top w:val="none" w:sz="0" w:space="0" w:color="auto"/>
        <w:left w:val="none" w:sz="0" w:space="0" w:color="auto"/>
        <w:bottom w:val="none" w:sz="0" w:space="0" w:color="auto"/>
        <w:right w:val="none" w:sz="0" w:space="0" w:color="auto"/>
      </w:divBdr>
    </w:div>
    <w:div w:id="239">
      <w:marLeft w:val="0"/>
      <w:marRight w:val="0"/>
      <w:marTop w:val="0"/>
      <w:marBottom w:val="0"/>
      <w:divBdr>
        <w:top w:val="none" w:sz="0" w:space="0" w:color="auto"/>
        <w:left w:val="none" w:sz="0" w:space="0" w:color="auto"/>
        <w:bottom w:val="none" w:sz="0" w:space="0" w:color="auto"/>
        <w:right w:val="none" w:sz="0" w:space="0" w:color="auto"/>
      </w:divBdr>
    </w:div>
    <w:div w:id="240">
      <w:marLeft w:val="0"/>
      <w:marRight w:val="0"/>
      <w:marTop w:val="0"/>
      <w:marBottom w:val="0"/>
      <w:divBdr>
        <w:top w:val="none" w:sz="0" w:space="0" w:color="auto"/>
        <w:left w:val="none" w:sz="0" w:space="0" w:color="auto"/>
        <w:bottom w:val="none" w:sz="0" w:space="0" w:color="auto"/>
        <w:right w:val="none" w:sz="0" w:space="0" w:color="auto"/>
      </w:divBdr>
    </w:div>
    <w:div w:id="241">
      <w:marLeft w:val="0"/>
      <w:marRight w:val="0"/>
      <w:marTop w:val="0"/>
      <w:marBottom w:val="0"/>
      <w:divBdr>
        <w:top w:val="none" w:sz="0" w:space="0" w:color="auto"/>
        <w:left w:val="none" w:sz="0" w:space="0" w:color="auto"/>
        <w:bottom w:val="none" w:sz="0" w:space="0" w:color="auto"/>
        <w:right w:val="none" w:sz="0" w:space="0" w:color="auto"/>
      </w:divBdr>
    </w:div>
    <w:div w:id="242">
      <w:marLeft w:val="0"/>
      <w:marRight w:val="0"/>
      <w:marTop w:val="0"/>
      <w:marBottom w:val="0"/>
      <w:divBdr>
        <w:top w:val="none" w:sz="0" w:space="0" w:color="auto"/>
        <w:left w:val="none" w:sz="0" w:space="0" w:color="auto"/>
        <w:bottom w:val="none" w:sz="0" w:space="0" w:color="auto"/>
        <w:right w:val="none" w:sz="0" w:space="0" w:color="auto"/>
      </w:divBdr>
    </w:div>
    <w:div w:id="243">
      <w:marLeft w:val="0"/>
      <w:marRight w:val="0"/>
      <w:marTop w:val="0"/>
      <w:marBottom w:val="0"/>
      <w:divBdr>
        <w:top w:val="none" w:sz="0" w:space="0" w:color="auto"/>
        <w:left w:val="none" w:sz="0" w:space="0" w:color="auto"/>
        <w:bottom w:val="none" w:sz="0" w:space="0" w:color="auto"/>
        <w:right w:val="none" w:sz="0" w:space="0" w:color="auto"/>
      </w:divBdr>
    </w:div>
    <w:div w:id="244">
      <w:marLeft w:val="0"/>
      <w:marRight w:val="0"/>
      <w:marTop w:val="0"/>
      <w:marBottom w:val="0"/>
      <w:divBdr>
        <w:top w:val="none" w:sz="0" w:space="0" w:color="auto"/>
        <w:left w:val="none" w:sz="0" w:space="0" w:color="auto"/>
        <w:bottom w:val="none" w:sz="0" w:space="0" w:color="auto"/>
        <w:right w:val="none" w:sz="0" w:space="0" w:color="auto"/>
      </w:divBdr>
    </w:div>
    <w:div w:id="245">
      <w:marLeft w:val="0"/>
      <w:marRight w:val="0"/>
      <w:marTop w:val="0"/>
      <w:marBottom w:val="0"/>
      <w:divBdr>
        <w:top w:val="none" w:sz="0" w:space="0" w:color="auto"/>
        <w:left w:val="none" w:sz="0" w:space="0" w:color="auto"/>
        <w:bottom w:val="none" w:sz="0" w:space="0" w:color="auto"/>
        <w:right w:val="none" w:sz="0" w:space="0" w:color="auto"/>
      </w:divBdr>
    </w:div>
    <w:div w:id="246">
      <w:marLeft w:val="0"/>
      <w:marRight w:val="0"/>
      <w:marTop w:val="0"/>
      <w:marBottom w:val="0"/>
      <w:divBdr>
        <w:top w:val="none" w:sz="0" w:space="0" w:color="auto"/>
        <w:left w:val="none" w:sz="0" w:space="0" w:color="auto"/>
        <w:bottom w:val="none" w:sz="0" w:space="0" w:color="auto"/>
        <w:right w:val="none" w:sz="0" w:space="0" w:color="auto"/>
      </w:divBdr>
    </w:div>
    <w:div w:id="247">
      <w:marLeft w:val="0"/>
      <w:marRight w:val="0"/>
      <w:marTop w:val="0"/>
      <w:marBottom w:val="0"/>
      <w:divBdr>
        <w:top w:val="none" w:sz="0" w:space="0" w:color="auto"/>
        <w:left w:val="none" w:sz="0" w:space="0" w:color="auto"/>
        <w:bottom w:val="none" w:sz="0" w:space="0" w:color="auto"/>
        <w:right w:val="none" w:sz="0" w:space="0" w:color="auto"/>
      </w:divBdr>
    </w:div>
    <w:div w:id="248">
      <w:marLeft w:val="0"/>
      <w:marRight w:val="0"/>
      <w:marTop w:val="0"/>
      <w:marBottom w:val="0"/>
      <w:divBdr>
        <w:top w:val="none" w:sz="0" w:space="0" w:color="auto"/>
        <w:left w:val="none" w:sz="0" w:space="0" w:color="auto"/>
        <w:bottom w:val="none" w:sz="0" w:space="0" w:color="auto"/>
        <w:right w:val="none" w:sz="0" w:space="0" w:color="auto"/>
      </w:divBdr>
    </w:div>
    <w:div w:id="249">
      <w:marLeft w:val="0"/>
      <w:marRight w:val="0"/>
      <w:marTop w:val="0"/>
      <w:marBottom w:val="0"/>
      <w:divBdr>
        <w:top w:val="none" w:sz="0" w:space="0" w:color="auto"/>
        <w:left w:val="none" w:sz="0" w:space="0" w:color="auto"/>
        <w:bottom w:val="none" w:sz="0" w:space="0" w:color="auto"/>
        <w:right w:val="none" w:sz="0" w:space="0" w:color="auto"/>
      </w:divBdr>
    </w:div>
    <w:div w:id="250">
      <w:marLeft w:val="0"/>
      <w:marRight w:val="0"/>
      <w:marTop w:val="0"/>
      <w:marBottom w:val="0"/>
      <w:divBdr>
        <w:top w:val="none" w:sz="0" w:space="0" w:color="auto"/>
        <w:left w:val="none" w:sz="0" w:space="0" w:color="auto"/>
        <w:bottom w:val="none" w:sz="0" w:space="0" w:color="auto"/>
        <w:right w:val="none" w:sz="0" w:space="0" w:color="auto"/>
      </w:divBdr>
    </w:div>
    <w:div w:id="251">
      <w:marLeft w:val="0"/>
      <w:marRight w:val="0"/>
      <w:marTop w:val="0"/>
      <w:marBottom w:val="0"/>
      <w:divBdr>
        <w:top w:val="none" w:sz="0" w:space="0" w:color="auto"/>
        <w:left w:val="none" w:sz="0" w:space="0" w:color="auto"/>
        <w:bottom w:val="none" w:sz="0" w:space="0" w:color="auto"/>
        <w:right w:val="none" w:sz="0" w:space="0" w:color="auto"/>
      </w:divBdr>
    </w:div>
    <w:div w:id="252">
      <w:marLeft w:val="0"/>
      <w:marRight w:val="0"/>
      <w:marTop w:val="0"/>
      <w:marBottom w:val="0"/>
      <w:divBdr>
        <w:top w:val="none" w:sz="0" w:space="0" w:color="auto"/>
        <w:left w:val="none" w:sz="0" w:space="0" w:color="auto"/>
        <w:bottom w:val="none" w:sz="0" w:space="0" w:color="auto"/>
        <w:right w:val="none" w:sz="0" w:space="0" w:color="auto"/>
      </w:divBdr>
    </w:div>
    <w:div w:id="253">
      <w:marLeft w:val="0"/>
      <w:marRight w:val="0"/>
      <w:marTop w:val="0"/>
      <w:marBottom w:val="0"/>
      <w:divBdr>
        <w:top w:val="none" w:sz="0" w:space="0" w:color="auto"/>
        <w:left w:val="none" w:sz="0" w:space="0" w:color="auto"/>
        <w:bottom w:val="none" w:sz="0" w:space="0" w:color="auto"/>
        <w:right w:val="none" w:sz="0" w:space="0" w:color="auto"/>
      </w:divBdr>
    </w:div>
    <w:div w:id="254">
      <w:marLeft w:val="0"/>
      <w:marRight w:val="0"/>
      <w:marTop w:val="0"/>
      <w:marBottom w:val="0"/>
      <w:divBdr>
        <w:top w:val="none" w:sz="0" w:space="0" w:color="auto"/>
        <w:left w:val="none" w:sz="0" w:space="0" w:color="auto"/>
        <w:bottom w:val="none" w:sz="0" w:space="0" w:color="auto"/>
        <w:right w:val="none" w:sz="0" w:space="0" w:color="auto"/>
      </w:divBdr>
    </w:div>
    <w:div w:id="255">
      <w:marLeft w:val="0"/>
      <w:marRight w:val="0"/>
      <w:marTop w:val="0"/>
      <w:marBottom w:val="0"/>
      <w:divBdr>
        <w:top w:val="none" w:sz="0" w:space="0" w:color="auto"/>
        <w:left w:val="none" w:sz="0" w:space="0" w:color="auto"/>
        <w:bottom w:val="none" w:sz="0" w:space="0" w:color="auto"/>
        <w:right w:val="none" w:sz="0" w:space="0" w:color="auto"/>
      </w:divBdr>
    </w:div>
    <w:div w:id="256">
      <w:marLeft w:val="0"/>
      <w:marRight w:val="0"/>
      <w:marTop w:val="0"/>
      <w:marBottom w:val="0"/>
      <w:divBdr>
        <w:top w:val="none" w:sz="0" w:space="0" w:color="auto"/>
        <w:left w:val="none" w:sz="0" w:space="0" w:color="auto"/>
        <w:bottom w:val="none" w:sz="0" w:space="0" w:color="auto"/>
        <w:right w:val="none" w:sz="0" w:space="0" w:color="auto"/>
      </w:divBdr>
    </w:div>
    <w:div w:id="257">
      <w:marLeft w:val="0"/>
      <w:marRight w:val="0"/>
      <w:marTop w:val="0"/>
      <w:marBottom w:val="0"/>
      <w:divBdr>
        <w:top w:val="none" w:sz="0" w:space="0" w:color="auto"/>
        <w:left w:val="none" w:sz="0" w:space="0" w:color="auto"/>
        <w:bottom w:val="none" w:sz="0" w:space="0" w:color="auto"/>
        <w:right w:val="none" w:sz="0" w:space="0" w:color="auto"/>
      </w:divBdr>
    </w:div>
    <w:div w:id="258">
      <w:marLeft w:val="0"/>
      <w:marRight w:val="0"/>
      <w:marTop w:val="0"/>
      <w:marBottom w:val="0"/>
      <w:divBdr>
        <w:top w:val="none" w:sz="0" w:space="0" w:color="auto"/>
        <w:left w:val="none" w:sz="0" w:space="0" w:color="auto"/>
        <w:bottom w:val="none" w:sz="0" w:space="0" w:color="auto"/>
        <w:right w:val="none" w:sz="0" w:space="0" w:color="auto"/>
      </w:divBdr>
    </w:div>
    <w:div w:id="259">
      <w:marLeft w:val="0"/>
      <w:marRight w:val="0"/>
      <w:marTop w:val="0"/>
      <w:marBottom w:val="0"/>
      <w:divBdr>
        <w:top w:val="none" w:sz="0" w:space="0" w:color="auto"/>
        <w:left w:val="none" w:sz="0" w:space="0" w:color="auto"/>
        <w:bottom w:val="none" w:sz="0" w:space="0" w:color="auto"/>
        <w:right w:val="none" w:sz="0" w:space="0" w:color="auto"/>
      </w:divBdr>
    </w:div>
    <w:div w:id="260">
      <w:marLeft w:val="0"/>
      <w:marRight w:val="0"/>
      <w:marTop w:val="0"/>
      <w:marBottom w:val="0"/>
      <w:divBdr>
        <w:top w:val="none" w:sz="0" w:space="0" w:color="auto"/>
        <w:left w:val="none" w:sz="0" w:space="0" w:color="auto"/>
        <w:bottom w:val="none" w:sz="0" w:space="0" w:color="auto"/>
        <w:right w:val="none" w:sz="0" w:space="0" w:color="auto"/>
      </w:divBdr>
    </w:div>
    <w:div w:id="261">
      <w:marLeft w:val="0"/>
      <w:marRight w:val="0"/>
      <w:marTop w:val="0"/>
      <w:marBottom w:val="0"/>
      <w:divBdr>
        <w:top w:val="none" w:sz="0" w:space="0" w:color="auto"/>
        <w:left w:val="none" w:sz="0" w:space="0" w:color="auto"/>
        <w:bottom w:val="none" w:sz="0" w:space="0" w:color="auto"/>
        <w:right w:val="none" w:sz="0" w:space="0" w:color="auto"/>
      </w:divBdr>
    </w:div>
    <w:div w:id="262">
      <w:marLeft w:val="0"/>
      <w:marRight w:val="0"/>
      <w:marTop w:val="0"/>
      <w:marBottom w:val="0"/>
      <w:divBdr>
        <w:top w:val="none" w:sz="0" w:space="0" w:color="auto"/>
        <w:left w:val="none" w:sz="0" w:space="0" w:color="auto"/>
        <w:bottom w:val="none" w:sz="0" w:space="0" w:color="auto"/>
        <w:right w:val="none" w:sz="0" w:space="0" w:color="auto"/>
      </w:divBdr>
    </w:div>
    <w:div w:id="263">
      <w:marLeft w:val="0"/>
      <w:marRight w:val="0"/>
      <w:marTop w:val="0"/>
      <w:marBottom w:val="0"/>
      <w:divBdr>
        <w:top w:val="none" w:sz="0" w:space="0" w:color="auto"/>
        <w:left w:val="none" w:sz="0" w:space="0" w:color="auto"/>
        <w:bottom w:val="none" w:sz="0" w:space="0" w:color="auto"/>
        <w:right w:val="none" w:sz="0" w:space="0" w:color="auto"/>
      </w:divBdr>
    </w:div>
    <w:div w:id="264">
      <w:marLeft w:val="0"/>
      <w:marRight w:val="0"/>
      <w:marTop w:val="0"/>
      <w:marBottom w:val="0"/>
      <w:divBdr>
        <w:top w:val="none" w:sz="0" w:space="0" w:color="auto"/>
        <w:left w:val="none" w:sz="0" w:space="0" w:color="auto"/>
        <w:bottom w:val="none" w:sz="0" w:space="0" w:color="auto"/>
        <w:right w:val="none" w:sz="0" w:space="0" w:color="auto"/>
      </w:divBdr>
    </w:div>
    <w:div w:id="265">
      <w:marLeft w:val="0"/>
      <w:marRight w:val="0"/>
      <w:marTop w:val="0"/>
      <w:marBottom w:val="0"/>
      <w:divBdr>
        <w:top w:val="none" w:sz="0" w:space="0" w:color="auto"/>
        <w:left w:val="none" w:sz="0" w:space="0" w:color="auto"/>
        <w:bottom w:val="none" w:sz="0" w:space="0" w:color="auto"/>
        <w:right w:val="none" w:sz="0" w:space="0" w:color="auto"/>
      </w:divBdr>
    </w:div>
    <w:div w:id="266">
      <w:marLeft w:val="0"/>
      <w:marRight w:val="0"/>
      <w:marTop w:val="0"/>
      <w:marBottom w:val="0"/>
      <w:divBdr>
        <w:top w:val="none" w:sz="0" w:space="0" w:color="auto"/>
        <w:left w:val="none" w:sz="0" w:space="0" w:color="auto"/>
        <w:bottom w:val="none" w:sz="0" w:space="0" w:color="auto"/>
        <w:right w:val="none" w:sz="0" w:space="0" w:color="auto"/>
      </w:divBdr>
    </w:div>
    <w:div w:id="267">
      <w:marLeft w:val="0"/>
      <w:marRight w:val="0"/>
      <w:marTop w:val="0"/>
      <w:marBottom w:val="0"/>
      <w:divBdr>
        <w:top w:val="none" w:sz="0" w:space="0" w:color="auto"/>
        <w:left w:val="none" w:sz="0" w:space="0" w:color="auto"/>
        <w:bottom w:val="none" w:sz="0" w:space="0" w:color="auto"/>
        <w:right w:val="none" w:sz="0" w:space="0" w:color="auto"/>
      </w:divBdr>
    </w:div>
    <w:div w:id="268">
      <w:marLeft w:val="0"/>
      <w:marRight w:val="0"/>
      <w:marTop w:val="0"/>
      <w:marBottom w:val="0"/>
      <w:divBdr>
        <w:top w:val="none" w:sz="0" w:space="0" w:color="auto"/>
        <w:left w:val="none" w:sz="0" w:space="0" w:color="auto"/>
        <w:bottom w:val="none" w:sz="0" w:space="0" w:color="auto"/>
        <w:right w:val="none" w:sz="0" w:space="0" w:color="auto"/>
      </w:divBdr>
    </w:div>
    <w:div w:id="269">
      <w:marLeft w:val="0"/>
      <w:marRight w:val="0"/>
      <w:marTop w:val="0"/>
      <w:marBottom w:val="0"/>
      <w:divBdr>
        <w:top w:val="none" w:sz="0" w:space="0" w:color="auto"/>
        <w:left w:val="none" w:sz="0" w:space="0" w:color="auto"/>
        <w:bottom w:val="none" w:sz="0" w:space="0" w:color="auto"/>
        <w:right w:val="none" w:sz="0" w:space="0" w:color="auto"/>
      </w:divBdr>
    </w:div>
    <w:div w:id="270">
      <w:marLeft w:val="0"/>
      <w:marRight w:val="0"/>
      <w:marTop w:val="0"/>
      <w:marBottom w:val="0"/>
      <w:divBdr>
        <w:top w:val="none" w:sz="0" w:space="0" w:color="auto"/>
        <w:left w:val="none" w:sz="0" w:space="0" w:color="auto"/>
        <w:bottom w:val="none" w:sz="0" w:space="0" w:color="auto"/>
        <w:right w:val="none" w:sz="0" w:space="0" w:color="auto"/>
      </w:divBdr>
    </w:div>
    <w:div w:id="271">
      <w:marLeft w:val="0"/>
      <w:marRight w:val="0"/>
      <w:marTop w:val="0"/>
      <w:marBottom w:val="0"/>
      <w:divBdr>
        <w:top w:val="none" w:sz="0" w:space="0" w:color="auto"/>
        <w:left w:val="none" w:sz="0" w:space="0" w:color="auto"/>
        <w:bottom w:val="none" w:sz="0" w:space="0" w:color="auto"/>
        <w:right w:val="none" w:sz="0" w:space="0" w:color="auto"/>
      </w:divBdr>
    </w:div>
    <w:div w:id="272">
      <w:marLeft w:val="0"/>
      <w:marRight w:val="0"/>
      <w:marTop w:val="0"/>
      <w:marBottom w:val="0"/>
      <w:divBdr>
        <w:top w:val="none" w:sz="0" w:space="0" w:color="auto"/>
        <w:left w:val="none" w:sz="0" w:space="0" w:color="auto"/>
        <w:bottom w:val="none" w:sz="0" w:space="0" w:color="auto"/>
        <w:right w:val="none" w:sz="0" w:space="0" w:color="auto"/>
      </w:divBdr>
    </w:div>
    <w:div w:id="273">
      <w:marLeft w:val="0"/>
      <w:marRight w:val="0"/>
      <w:marTop w:val="0"/>
      <w:marBottom w:val="0"/>
      <w:divBdr>
        <w:top w:val="none" w:sz="0" w:space="0" w:color="auto"/>
        <w:left w:val="none" w:sz="0" w:space="0" w:color="auto"/>
        <w:bottom w:val="none" w:sz="0" w:space="0" w:color="auto"/>
        <w:right w:val="none" w:sz="0" w:space="0" w:color="auto"/>
      </w:divBdr>
    </w:div>
    <w:div w:id="274">
      <w:marLeft w:val="0"/>
      <w:marRight w:val="0"/>
      <w:marTop w:val="0"/>
      <w:marBottom w:val="0"/>
      <w:divBdr>
        <w:top w:val="none" w:sz="0" w:space="0" w:color="auto"/>
        <w:left w:val="none" w:sz="0" w:space="0" w:color="auto"/>
        <w:bottom w:val="none" w:sz="0" w:space="0" w:color="auto"/>
        <w:right w:val="none" w:sz="0" w:space="0" w:color="auto"/>
      </w:divBdr>
    </w:div>
    <w:div w:id="275">
      <w:marLeft w:val="0"/>
      <w:marRight w:val="0"/>
      <w:marTop w:val="0"/>
      <w:marBottom w:val="0"/>
      <w:divBdr>
        <w:top w:val="none" w:sz="0" w:space="0" w:color="auto"/>
        <w:left w:val="none" w:sz="0" w:space="0" w:color="auto"/>
        <w:bottom w:val="none" w:sz="0" w:space="0" w:color="auto"/>
        <w:right w:val="none" w:sz="0" w:space="0" w:color="auto"/>
      </w:divBdr>
    </w:div>
    <w:div w:id="276">
      <w:marLeft w:val="0"/>
      <w:marRight w:val="0"/>
      <w:marTop w:val="0"/>
      <w:marBottom w:val="0"/>
      <w:divBdr>
        <w:top w:val="none" w:sz="0" w:space="0" w:color="auto"/>
        <w:left w:val="none" w:sz="0" w:space="0" w:color="auto"/>
        <w:bottom w:val="none" w:sz="0" w:space="0" w:color="auto"/>
        <w:right w:val="none" w:sz="0" w:space="0" w:color="auto"/>
      </w:divBdr>
    </w:div>
    <w:div w:id="277">
      <w:marLeft w:val="0"/>
      <w:marRight w:val="0"/>
      <w:marTop w:val="0"/>
      <w:marBottom w:val="0"/>
      <w:divBdr>
        <w:top w:val="none" w:sz="0" w:space="0" w:color="auto"/>
        <w:left w:val="none" w:sz="0" w:space="0" w:color="auto"/>
        <w:bottom w:val="none" w:sz="0" w:space="0" w:color="auto"/>
        <w:right w:val="none" w:sz="0" w:space="0" w:color="auto"/>
      </w:divBdr>
    </w:div>
    <w:div w:id="278">
      <w:marLeft w:val="0"/>
      <w:marRight w:val="0"/>
      <w:marTop w:val="0"/>
      <w:marBottom w:val="0"/>
      <w:divBdr>
        <w:top w:val="none" w:sz="0" w:space="0" w:color="auto"/>
        <w:left w:val="none" w:sz="0" w:space="0" w:color="auto"/>
        <w:bottom w:val="none" w:sz="0" w:space="0" w:color="auto"/>
        <w:right w:val="none" w:sz="0" w:space="0" w:color="auto"/>
      </w:divBdr>
    </w:div>
    <w:div w:id="279">
      <w:marLeft w:val="0"/>
      <w:marRight w:val="0"/>
      <w:marTop w:val="0"/>
      <w:marBottom w:val="0"/>
      <w:divBdr>
        <w:top w:val="none" w:sz="0" w:space="0" w:color="auto"/>
        <w:left w:val="none" w:sz="0" w:space="0" w:color="auto"/>
        <w:bottom w:val="none" w:sz="0" w:space="0" w:color="auto"/>
        <w:right w:val="none" w:sz="0" w:space="0" w:color="auto"/>
      </w:divBdr>
    </w:div>
    <w:div w:id="280">
      <w:marLeft w:val="0"/>
      <w:marRight w:val="0"/>
      <w:marTop w:val="0"/>
      <w:marBottom w:val="0"/>
      <w:divBdr>
        <w:top w:val="none" w:sz="0" w:space="0" w:color="auto"/>
        <w:left w:val="none" w:sz="0" w:space="0" w:color="auto"/>
        <w:bottom w:val="none" w:sz="0" w:space="0" w:color="auto"/>
        <w:right w:val="none" w:sz="0" w:space="0" w:color="auto"/>
      </w:divBdr>
    </w:div>
    <w:div w:id="281">
      <w:marLeft w:val="0"/>
      <w:marRight w:val="0"/>
      <w:marTop w:val="0"/>
      <w:marBottom w:val="0"/>
      <w:divBdr>
        <w:top w:val="none" w:sz="0" w:space="0" w:color="auto"/>
        <w:left w:val="none" w:sz="0" w:space="0" w:color="auto"/>
        <w:bottom w:val="none" w:sz="0" w:space="0" w:color="auto"/>
        <w:right w:val="none" w:sz="0" w:space="0" w:color="auto"/>
      </w:divBdr>
    </w:div>
    <w:div w:id="282">
      <w:marLeft w:val="0"/>
      <w:marRight w:val="0"/>
      <w:marTop w:val="0"/>
      <w:marBottom w:val="0"/>
      <w:divBdr>
        <w:top w:val="none" w:sz="0" w:space="0" w:color="auto"/>
        <w:left w:val="none" w:sz="0" w:space="0" w:color="auto"/>
        <w:bottom w:val="none" w:sz="0" w:space="0" w:color="auto"/>
        <w:right w:val="none" w:sz="0" w:space="0" w:color="auto"/>
      </w:divBdr>
    </w:div>
    <w:div w:id="283">
      <w:marLeft w:val="0"/>
      <w:marRight w:val="0"/>
      <w:marTop w:val="0"/>
      <w:marBottom w:val="0"/>
      <w:divBdr>
        <w:top w:val="none" w:sz="0" w:space="0" w:color="auto"/>
        <w:left w:val="none" w:sz="0" w:space="0" w:color="auto"/>
        <w:bottom w:val="none" w:sz="0" w:space="0" w:color="auto"/>
        <w:right w:val="none" w:sz="0" w:space="0" w:color="auto"/>
      </w:divBdr>
    </w:div>
    <w:div w:id="284">
      <w:marLeft w:val="0"/>
      <w:marRight w:val="0"/>
      <w:marTop w:val="0"/>
      <w:marBottom w:val="0"/>
      <w:divBdr>
        <w:top w:val="none" w:sz="0" w:space="0" w:color="auto"/>
        <w:left w:val="none" w:sz="0" w:space="0" w:color="auto"/>
        <w:bottom w:val="none" w:sz="0" w:space="0" w:color="auto"/>
        <w:right w:val="none" w:sz="0" w:space="0" w:color="auto"/>
      </w:divBdr>
    </w:div>
    <w:div w:id="285">
      <w:marLeft w:val="0"/>
      <w:marRight w:val="0"/>
      <w:marTop w:val="0"/>
      <w:marBottom w:val="0"/>
      <w:divBdr>
        <w:top w:val="none" w:sz="0" w:space="0" w:color="auto"/>
        <w:left w:val="none" w:sz="0" w:space="0" w:color="auto"/>
        <w:bottom w:val="none" w:sz="0" w:space="0" w:color="auto"/>
        <w:right w:val="none" w:sz="0" w:space="0" w:color="auto"/>
      </w:divBdr>
    </w:div>
    <w:div w:id="286">
      <w:marLeft w:val="0"/>
      <w:marRight w:val="0"/>
      <w:marTop w:val="0"/>
      <w:marBottom w:val="0"/>
      <w:divBdr>
        <w:top w:val="none" w:sz="0" w:space="0" w:color="auto"/>
        <w:left w:val="none" w:sz="0" w:space="0" w:color="auto"/>
        <w:bottom w:val="none" w:sz="0" w:space="0" w:color="auto"/>
        <w:right w:val="none" w:sz="0" w:space="0" w:color="auto"/>
      </w:divBdr>
    </w:div>
    <w:div w:id="287">
      <w:marLeft w:val="0"/>
      <w:marRight w:val="0"/>
      <w:marTop w:val="0"/>
      <w:marBottom w:val="0"/>
      <w:divBdr>
        <w:top w:val="none" w:sz="0" w:space="0" w:color="auto"/>
        <w:left w:val="none" w:sz="0" w:space="0" w:color="auto"/>
        <w:bottom w:val="none" w:sz="0" w:space="0" w:color="auto"/>
        <w:right w:val="none" w:sz="0" w:space="0" w:color="auto"/>
      </w:divBdr>
    </w:div>
    <w:div w:id="288">
      <w:marLeft w:val="0"/>
      <w:marRight w:val="0"/>
      <w:marTop w:val="0"/>
      <w:marBottom w:val="0"/>
      <w:divBdr>
        <w:top w:val="none" w:sz="0" w:space="0" w:color="auto"/>
        <w:left w:val="none" w:sz="0" w:space="0" w:color="auto"/>
        <w:bottom w:val="none" w:sz="0" w:space="0" w:color="auto"/>
        <w:right w:val="none" w:sz="0" w:space="0" w:color="auto"/>
      </w:divBdr>
    </w:div>
    <w:div w:id="289">
      <w:marLeft w:val="0"/>
      <w:marRight w:val="0"/>
      <w:marTop w:val="0"/>
      <w:marBottom w:val="0"/>
      <w:divBdr>
        <w:top w:val="none" w:sz="0" w:space="0" w:color="auto"/>
        <w:left w:val="none" w:sz="0" w:space="0" w:color="auto"/>
        <w:bottom w:val="none" w:sz="0" w:space="0" w:color="auto"/>
        <w:right w:val="none" w:sz="0" w:space="0" w:color="auto"/>
      </w:divBdr>
    </w:div>
    <w:div w:id="290">
      <w:marLeft w:val="0"/>
      <w:marRight w:val="0"/>
      <w:marTop w:val="0"/>
      <w:marBottom w:val="0"/>
      <w:divBdr>
        <w:top w:val="none" w:sz="0" w:space="0" w:color="auto"/>
        <w:left w:val="none" w:sz="0" w:space="0" w:color="auto"/>
        <w:bottom w:val="none" w:sz="0" w:space="0" w:color="auto"/>
        <w:right w:val="none" w:sz="0" w:space="0" w:color="auto"/>
      </w:divBdr>
    </w:div>
    <w:div w:id="291">
      <w:marLeft w:val="0"/>
      <w:marRight w:val="0"/>
      <w:marTop w:val="0"/>
      <w:marBottom w:val="0"/>
      <w:divBdr>
        <w:top w:val="none" w:sz="0" w:space="0" w:color="auto"/>
        <w:left w:val="none" w:sz="0" w:space="0" w:color="auto"/>
        <w:bottom w:val="none" w:sz="0" w:space="0" w:color="auto"/>
        <w:right w:val="none" w:sz="0" w:space="0" w:color="auto"/>
      </w:divBdr>
    </w:div>
    <w:div w:id="292">
      <w:marLeft w:val="0"/>
      <w:marRight w:val="0"/>
      <w:marTop w:val="0"/>
      <w:marBottom w:val="0"/>
      <w:divBdr>
        <w:top w:val="none" w:sz="0" w:space="0" w:color="auto"/>
        <w:left w:val="none" w:sz="0" w:space="0" w:color="auto"/>
        <w:bottom w:val="none" w:sz="0" w:space="0" w:color="auto"/>
        <w:right w:val="none" w:sz="0" w:space="0" w:color="auto"/>
      </w:divBdr>
    </w:div>
    <w:div w:id="293">
      <w:marLeft w:val="0"/>
      <w:marRight w:val="0"/>
      <w:marTop w:val="0"/>
      <w:marBottom w:val="0"/>
      <w:divBdr>
        <w:top w:val="none" w:sz="0" w:space="0" w:color="auto"/>
        <w:left w:val="none" w:sz="0" w:space="0" w:color="auto"/>
        <w:bottom w:val="none" w:sz="0" w:space="0" w:color="auto"/>
        <w:right w:val="none" w:sz="0" w:space="0" w:color="auto"/>
      </w:divBdr>
    </w:div>
    <w:div w:id="294">
      <w:marLeft w:val="0"/>
      <w:marRight w:val="0"/>
      <w:marTop w:val="0"/>
      <w:marBottom w:val="0"/>
      <w:divBdr>
        <w:top w:val="none" w:sz="0" w:space="0" w:color="auto"/>
        <w:left w:val="none" w:sz="0" w:space="0" w:color="auto"/>
        <w:bottom w:val="none" w:sz="0" w:space="0" w:color="auto"/>
        <w:right w:val="none" w:sz="0" w:space="0" w:color="auto"/>
      </w:divBdr>
    </w:div>
    <w:div w:id="295">
      <w:marLeft w:val="0"/>
      <w:marRight w:val="0"/>
      <w:marTop w:val="0"/>
      <w:marBottom w:val="0"/>
      <w:divBdr>
        <w:top w:val="none" w:sz="0" w:space="0" w:color="auto"/>
        <w:left w:val="none" w:sz="0" w:space="0" w:color="auto"/>
        <w:bottom w:val="none" w:sz="0" w:space="0" w:color="auto"/>
        <w:right w:val="none" w:sz="0" w:space="0" w:color="auto"/>
      </w:divBdr>
    </w:div>
    <w:div w:id="29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olarion.imu.intel.com/polarion/module-attachment/BEER/Architecture/BeeRocks_v1_4_Architecture/Architecture_Partitioning_SDL.png?revision=204988" TargetMode="External"/><Relationship Id="rId26" Type="http://schemas.openxmlformats.org/officeDocument/2006/relationships/image" Target="media/image9.png"/><Relationship Id="rId39" Type="http://schemas.openxmlformats.org/officeDocument/2006/relationships/hyperlink" Target="https://polarion.imu.intel.com/polarion/module-attachment/BEER/Architecture/BeeRocks_v1_4_Architecture/GW_boot.png?revision=187089" TargetMode="External"/><Relationship Id="rId21" Type="http://schemas.openxmlformats.org/officeDocument/2006/relationships/hyperlink" Target="https://polarion.imu.intel.com/polarion/module-attachment/BEER/Architecture/BeeRocks_v1_4_Architecture/EasyMesh_inter_connect.png?revision=246567"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s://polarion.imu.intel.com/polarion/module-attachment/BEER/Architecture/BeeRocks_v1_4_Architecture/IRE_onboarding_WPS.png?revision=187089" TargetMode="External"/><Relationship Id="rId50" Type="http://schemas.openxmlformats.org/officeDocument/2006/relationships/image" Target="media/image21.png"/><Relationship Id="rId55" Type="http://schemas.openxmlformats.org/officeDocument/2006/relationships/hyperlink" Target="https://polarion.imu.intel.com/polarion/module-attachment/BEER/Architecture/BeeRocks_v1_4_Architecture/MAP_Policy_configuration.png?revision=187089" TargetMode="External"/><Relationship Id="rId63" Type="http://schemas.openxmlformats.org/officeDocument/2006/relationships/hyperlink" Target="https://polarion.imu.intel.com/polarion/module-attachment/BEER/Architecture/BeeRocks_v1_4_Architecture/MAP_Autoconfiguration_WSC_3.png?revision=202940" TargetMode="External"/><Relationship Id="rId68" Type="http://schemas.openxmlformats.org/officeDocument/2006/relationships/image" Target="media/image29.png"/><Relationship Id="rId76" Type="http://schemas.openxmlformats.org/officeDocument/2006/relationships/image" Target="media/image33.png"/><Relationship Id="rId84" Type="http://schemas.microsoft.com/office/2011/relationships/people" Target="people.xml"/><Relationship Id="rId7" Type="http://schemas.openxmlformats.org/officeDocument/2006/relationships/webSettings" Target="webSettings.xml"/><Relationship Id="rId71" Type="http://schemas.openxmlformats.org/officeDocument/2006/relationships/hyperlink" Target="https://polarion.imu.intel.com/polarion/module-attachment/BEER/Architecture/BeeRocks_v1_4_Architecture/MAP_Topology_discovery_init_flow_.png?revision=187089" TargetMode="External"/><Relationship Id="rId2" Type="http://schemas.openxmlformats.org/officeDocument/2006/relationships/customXml" Target="../customXml/item2.xml"/><Relationship Id="rId16" Type="http://schemas.openxmlformats.org/officeDocument/2006/relationships/hyperlink" Target="https://polarion.imu.intel.com/polarion/module-attachment/BEER/Architecture/BeeRocks_v1_4_Architecture/arch_concept.png?revision=170101" TargetMode="External"/><Relationship Id="rId29" Type="http://schemas.openxmlformats.org/officeDocument/2006/relationships/hyperlink" Target="https://polarion.imu.intel.com/polarion/module-attachment/BEER/Architecture/BeeRocks_v1_4_Architecture/EasyMesh_-_Iner_connect.png?revision=246570"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polarion.imu.intel.com/polarion/module-attachment/BEER/Architecture/BeeRocks_v1_4_Architecture/BeeRocks_agent.png?revision=246571" TargetMode="External"/><Relationship Id="rId40" Type="http://schemas.openxmlformats.org/officeDocument/2006/relationships/image" Target="media/image16.png"/><Relationship Id="rId45" Type="http://schemas.openxmlformats.org/officeDocument/2006/relationships/hyperlink" Target="https://polarion.imu.intel.com/polarion/module-attachment/BEER/Architecture/BeeRocks_v1_4_Architecture/IRE_onboarding_manual.png?revision=187089" TargetMode="External"/><Relationship Id="rId53" Type="http://schemas.openxmlformats.org/officeDocument/2006/relationships/hyperlink" Target="https://polarion.imu.intel.com/polarion/module-attachment/BEER/Architecture/BeeRocks_v1_4_Architecture/MAP_Autoconfiguration.png?revision=187089" TargetMode="External"/><Relationship Id="rId58" Type="http://schemas.openxmlformats.org/officeDocument/2006/relationships/image" Target="media/image24.png"/><Relationship Id="rId66" Type="http://schemas.openxmlformats.org/officeDocument/2006/relationships/image" Target="media/image28.png"/><Relationship Id="rId74" Type="http://schemas.openxmlformats.org/officeDocument/2006/relationships/image" Target="media/image32.png"/><Relationship Id="rId79" Type="http://schemas.openxmlformats.org/officeDocument/2006/relationships/hyperlink" Target="https://polarion.imu.intel.com/polarion/module-attachment/BEER/Architecture/BeeRocks_v1_4_Architecture/MAP_Topology_discovery_backhaul_change_notification.png?revision=187089" TargetMode="External"/><Relationship Id="rId5" Type="http://schemas.openxmlformats.org/officeDocument/2006/relationships/styles" Target="styles.xml"/><Relationship Id="rId61" Type="http://schemas.openxmlformats.org/officeDocument/2006/relationships/hyperlink" Target="https://polarion.imu.intel.com/polarion/module-attachment/BEER/Architecture/BeeRocks_v1_4_Architecture/MAP_Autoconfiguration_WSC_2.png?revision=202940" TargetMode="External"/><Relationship Id="rId82"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polarion.imu.intel.com/polarion/module-attachment/BEER/Architecture/BeeRocks_v1_4_Architecture/Network_Topology.png?revision=170191" TargetMode="External"/><Relationship Id="rId22" Type="http://schemas.openxmlformats.org/officeDocument/2006/relationships/image" Target="media/image7.png"/><Relationship Id="rId27" Type="http://schemas.openxmlformats.org/officeDocument/2006/relationships/hyperlink" Target="https://polarion.imu.intel.com/polarion/module-attachment/BEER/Architecture/BeeRocks_v1_4_Architecture/NoneMesh_unmanaged_inter_connect.png?revision=246567" TargetMode="External"/><Relationship Id="rId30" Type="http://schemas.openxmlformats.org/officeDocument/2006/relationships/image" Target="media/image11.png"/><Relationship Id="rId35" Type="http://schemas.openxmlformats.org/officeDocument/2006/relationships/hyperlink" Target="https://polarion.imu.intel.com/polarion/module-attachment/BEER/Architecture/BeeRocks_v1_4_Architecture/Controller_node_db_structure.png?revision=187112" TargetMode="External"/><Relationship Id="rId43" Type="http://schemas.openxmlformats.org/officeDocument/2006/relationships/hyperlink" Target="https://polarion.imu.intel.com/polarion/module-attachment/BEER/Architecture/BeeRocks_v1_4_Architecture/IRE_boot.png?revision=187089" TargetMode="External"/><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yperlink" Target="https://polarion.imu.intel.com/polarion/module-attachment/BEER/Architecture/BeeRocks_v1_4_Architecture/fAP_DFS_mitigation_-_client_steering_flowchart.png?revision=173389" TargetMode="External"/><Relationship Id="rId77" Type="http://schemas.openxmlformats.org/officeDocument/2006/relationships/hyperlink" Target="https://polarion.imu.intel.com/polarion/module-attachment/BEER/Architecture/BeeRocks_v1_4_Architecture/MAP_Topology_discovery_client_connection_notification.png?revision=187089" TargetMode="External"/><Relationship Id="rId8" Type="http://schemas.openxmlformats.org/officeDocument/2006/relationships/footnotes" Target="footnotes.xml"/><Relationship Id="rId51" Type="http://schemas.openxmlformats.org/officeDocument/2006/relationships/hyperlink" Target="https://github.com/krzyzanowskim/OpenSSL/blob/master/include-macos/openssl/dh.h" TargetMode="External"/><Relationship Id="rId72" Type="http://schemas.openxmlformats.org/officeDocument/2006/relationships/image" Target="media/image31.png"/><Relationship Id="rId80" Type="http://schemas.openxmlformats.org/officeDocument/2006/relationships/image" Target="media/image35.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olarion.imu.intel.com/polarion/module-attachment/BEER/Architecture/BeeRocks_v1_4_Architecture/Multi-AP_%E2%80%93_Typical_Deployment.png?revision=170166" TargetMode="External"/><Relationship Id="rId17" Type="http://schemas.openxmlformats.org/officeDocument/2006/relationships/image" Target="media/image4.png"/><Relationship Id="rId25" Type="http://schemas.openxmlformats.org/officeDocument/2006/relationships/hyperlink" Target="https://polarion.imu.intel.com/polarion/module-attachment/BEER/Architecture/BeeRocks_v1_4_Architecture/NoneMesh_inter_connect.png?revision=246567" TargetMode="External"/><Relationship Id="rId33" Type="http://schemas.openxmlformats.org/officeDocument/2006/relationships/hyperlink" Target="https://polarion.imu.intel.com/polarion/module-attachment/BEER/Architecture/BeeRocks_v1_4_Architecture/BeeRocks_controller.png?revision=246571"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s://polarion.imu.intel.com/polarion/module-attachment/BEER/Architecture/BeeRocks_v1_4_Architecture/MAP_Autoconfiguration_WSC_1.png?revision=202940" TargetMode="External"/><Relationship Id="rId67" Type="http://schemas.openxmlformats.org/officeDocument/2006/relationships/hyperlink" Target="https://polarion.imu.intel.com/polarion/module-attachment/BEER/Architecture/BeeRocks_v1_4_Architecture/MAP_Channel_selection.png?revision=187089" TargetMode="External"/><Relationship Id="rId20" Type="http://schemas.openxmlformats.org/officeDocument/2006/relationships/image" Target="media/image6.png"/><Relationship Id="rId41" Type="http://schemas.openxmlformats.org/officeDocument/2006/relationships/hyperlink" Target="https://polarion.imu.intel.com/polarion/module-attachment/BEER/Architecture/BeeRocks_v1_4_Architecture/IRE_onboarding_state.png?revision=187089"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yperlink" Target="https://polarion.imu.intel.com/polarion/module-attachment/BEER/Architecture/BeeRocks_v1_4_Architecture/MAP_Topology_discovery_channel_change_notification.png?revision=18708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olarion.imu.intel.com/polarion/module-attachment/BEER/Architecture/BeeRocks_v1_4_Architecture/EasyMesh_agent_only_inter_connect.png?revision=246567"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s://polarion.imu.intel.com/polarion/module-attachment/BEER/Architecture/BeeRocks_v1_4_Architecture/MAP_Controller_discovery.png?revision=187089" TargetMode="External"/><Relationship Id="rId57" Type="http://schemas.openxmlformats.org/officeDocument/2006/relationships/hyperlink" Target="https://polarion.imu.intel.com/polarion/module-attachment/BEER/Architecture/BeeRocks_v1_4_Architecture/MAP_Autoconfiguration_renew.png?revision=187089" TargetMode="External"/><Relationship Id="rId10" Type="http://schemas.openxmlformats.org/officeDocument/2006/relationships/hyperlink" Target="https://polarion.imu.intel.com/polarion/module-attachment/BEER/Architecture/BeeRocks_v1_4_Architecture/home_coverage.png?revision=170156" TargetMode="External"/><Relationship Id="rId31" Type="http://schemas.openxmlformats.org/officeDocument/2006/relationships/hyperlink" Target="https://polarion.imu.intel.com/polarion/module-attachment/BEER/Architecture/BeeRocks_v1_4_Architecture/None_Mesh_-_Iner_connect.png?revision=246570" TargetMode="External"/><Relationship Id="rId44" Type="http://schemas.openxmlformats.org/officeDocument/2006/relationships/image" Target="media/image18.png"/><Relationship Id="rId52" Type="http://schemas.openxmlformats.org/officeDocument/2006/relationships/hyperlink" Target="https://whitelisttool.amr.corp.intel.com/view.php?id=4116" TargetMode="External"/><Relationship Id="rId60" Type="http://schemas.openxmlformats.org/officeDocument/2006/relationships/image" Target="media/image25.png"/><Relationship Id="rId65" Type="http://schemas.openxmlformats.org/officeDocument/2006/relationships/hyperlink" Target="https://polarion.imu.intel.com/polarion/module-attachment/BEER/Architecture/BeeRocks_v1_4_Architecture/MAP_Channel_preference.png?revision=187089" TargetMode="External"/><Relationship Id="rId73" Type="http://schemas.openxmlformats.org/officeDocument/2006/relationships/hyperlink" Target="https://polarion.imu.intel.com/polarion/module-attachment/BEER/Architecture/BeeRocks_v1_4_Architecture/MAP_Topology_discovery_operational_BSS_notification.png?revision=187089" TargetMode="External"/><Relationship Id="rId78" Type="http://schemas.openxmlformats.org/officeDocument/2006/relationships/image" Target="media/image34.png"/><Relationship Id="rId8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7.wmf"/><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roundTripData>
  <topLevelElements>
    <h htmlId="polarion_wiki macro name=module-workitem;params=id=BEER-982" wmlId="1"/>
    <h htmlId="polarion_wiki macro name=module-workitem;params=id=BEER-985" wmlId="2"/>
    <p htmlId="polarion_3" wmlId="3"/>
    <table htmlId="polarion_4" wmlId="4"/>
    <p htmlId="polarion_5" wmlId="5"/>
    <h htmlId="polarion_wiki macro name=module-workitem;params=id=BEER-986" wmlId="6"/>
    <p htmlId="polarion_1" wmlId="7"/>
    <p htmlId="polarion_template_1" wmlId="8"/>
    <h htmlId="polarion_wiki macro name=module-workitem;params=id=BEER-983" wmlId="9"/>
    <p htmlId="polarion_2" wmlId="10"/>
    <h htmlId="polarion_wiki macro name=module-workitem;params=id=BEER-984" wmlId="11"/>
    <p htmlId="polarion_9" wmlId="12"/>
    <h htmlId="polarion_wiki macro name=module-workitem;params=id=BEER-1524" wmlId="13"/>
    <p htmlId="polarion_60" wmlId="14"/>
    <ol htmlId="polarion_61" wmlId="15"/>
    <p htmlId="polarion_62" wmlId="16"/>
    <h htmlId="polarion_wiki macro name=module-workitem;params=id=BEER-1525" wmlId="17"/>
    <p htmlId="polarion_64" wmlId="18"/>
    <h htmlId="polarion_wiki macro name=module-workitem;params=id=BEER-1526" wmlId="19"/>
    <ul htmlId="polarion_63" wmlId="20"/>
    <p htmlId="polarion_67" wmlId="21"/>
    <p htmlId="polarion_68" wmlId="22"/>
    <p htmlId="polarion_74" wmlId="23"/>
    <h htmlId="polarion_wiki macro name=module-workitem;params=id=BEER-1530" wmlId="24"/>
    <p htmlId="polarion_76" wmlId="25"/>
    <p htmlId="polarion_75" wmlId="26"/>
    <h htmlId="polarion_wiki macro name=module-workitem;params=id=BEER-989" wmlId="27"/>
    <p htmlId="polarion_11" wmlId="28"/>
    <p htmlId="polarion_15" wmlId="29"/>
    <p htmlId="polarion_28" wmlId="30"/>
    <p htmlId="polarion_29" wmlId="31"/>
    <p htmlId="polarion_34" wmlId="32"/>
    <p htmlId="polarion_35" wmlId="33"/>
    <p htmlId="polarion_36" wmlId="34"/>
    <p htmlId="polarion_37" wmlId="35"/>
    <p htmlId="polarion_38" wmlId="36"/>
    <p htmlId="polarion_39" wmlId="37"/>
    <p htmlId="polarion_40" wmlId="38"/>
    <p htmlId="polarion_template_2" wmlId="39"/>
    <h htmlId="polarion_wiki macro name=module-workitem;params=id=BEER-1511" wmlId="40"/>
    <p htmlId="polarion_41" wmlId="41"/>
    <p htmlId="polarion_203" wmlId="42"/>
    <h htmlId="polarion_wiki macro name=module-workitem;params=id=BEER-995" wmlId="43"/>
    <p htmlId="polarion_13" wmlId="44"/>
    <h htmlId="polarion_wiki macro name=module-workitem;params=id=BEER-992" wmlId="45"/>
    <h htmlId="polarion_wiki macro name=module-workitem;params=id=BEER-1527" wmlId="46"/>
    <ul htmlId="polarion_65" wmlId="47"/>
    <h htmlId="polarion_wiki macro name=module-workitem;params=id=BEER-1528" wmlId="48"/>
    <p htmlId="polarion_16" wmlId="49"/>
    <p htmlId="polarion_20" wmlId="50"/>
    <p htmlId="polarion_66" wmlId="51"/>
    <h htmlId="polarion_wiki macro name=module-workitem;params=id=BEER-998" wmlId="52"/>
    <h htmlId="polarion_wiki macro name=module-workitem;params=id=BEER-1512" wmlId="53"/>
    <p htmlId="polarion_10" wmlId="54"/>
    <h htmlId="polarion_wiki macro name=module-workitem;params=id=BEER-999" wmlId="55"/>
    <p htmlId="polarion_17" wmlId="56"/>
    <p htmlId="polarion_26" wmlId="57"/>
    <p htmlId="polarion_27" wmlId="58"/>
    <h htmlId="polarion_wiki macro name=module-workitem;params=id=BEER-996" wmlId="59"/>
    <p htmlId="polarion_18" wmlId="60"/>
    <h htmlId="polarion_wiki macro name=module-workitem;params=id=BEER-997" wmlId="61"/>
    <p htmlId="polarion_19" wmlId="62"/>
    <h htmlId="polarion_wiki macro name=module-workitem;params=id=BEER-1510" wmlId="63"/>
    <p htmlId="polarion_8" wmlId="64"/>
    <h htmlId="polarion_wiki macro name=module-workitem;params=id=BEER-1507" wmlId="65"/>
    <h htmlId="polarion_wiki macro name=module-workitem;params=id=BEER-1523" wmlId="66"/>
    <p htmlId="polarion_69" wmlId="67"/>
    <p htmlId="polarion_70" wmlId="68"/>
    <p htmlId="polarion_14" wmlId="69"/>
    <p htmlId="polarion_81" wmlId="70"/>
    <h htmlId="polarion_wiki macro name=module-workitem;params=id=BEER-1535" wmlId="71"/>
    <p htmlId="polarion_204" wmlId="72"/>
    <p htmlId="polarion_205" wmlId="73"/>
    <p htmlId="polarion_71" wmlId="74"/>
    <p htmlId="polarion_206" wmlId="75"/>
    <p htmlId="polarion_207" wmlId="76"/>
    <p htmlId="polarion_208" wmlId="77"/>
    <p htmlId="polarion_209" wmlId="78"/>
    <p htmlId="polarion_210" wmlId="79"/>
    <p htmlId="polarion_211" wmlId="80"/>
    <p htmlId="polarion_212" wmlId="81"/>
    <p htmlId="polarion_213" wmlId="82"/>
    <h htmlId="polarion_wiki macro name=module-workitem;params=id=BEER-1529" wmlId="83"/>
    <p htmlId="polarion_72" wmlId="84"/>
    <p htmlId="polarion_149" wmlId="85"/>
    <p htmlId="polarion_73" wmlId="86"/>
    <p htmlId="polarion_214" wmlId="87"/>
    <h htmlId="polarion_wiki macro name=module-workitem;params=id=BEER-1513" wmlId="88"/>
    <p htmlId="polarion_12" wmlId="89"/>
    <p htmlId="polarion_23" wmlId="90"/>
    <p htmlId="polarion_44" wmlId="91"/>
    <p htmlId="polarion_45" wmlId="92"/>
    <h htmlId="polarion_wiki macro name=module-workitem;params=id=BEER-1521" wmlId="93"/>
    <p htmlId="polarion_131" wmlId="94"/>
    <h htmlId="polarion_wiki macro name=module-workitem;params=id=BEER-1522" wmlId="95"/>
    <p htmlId="polarion_78" wmlId="96"/>
    <h htmlId="polarion_wiki macro name=module-workitem;params=id=BEER-1509" wmlId="97"/>
    <p htmlId="polarion_24" wmlId="98"/>
    <p htmlId="polarion_30" wmlId="99"/>
    <p htmlId="polarion_46" wmlId="100"/>
    <p htmlId="polarion_48" wmlId="101"/>
    <h htmlId="polarion_wiki macro name=module-workitem;params=id=BEER-1508" wmlId="102"/>
    <h htmlId="polarion_wiki macro name=module-workitem;params=id=BEER-1003" wmlId="103"/>
    <p htmlId="polarion_58" wmlId="104"/>
    <p htmlId="polarion_132" wmlId="105"/>
    <h htmlId="polarion_wiki macro name=module-workitem;params=id=BEER-1515" wmlId="106"/>
    <p htmlId="polarion_83" wmlId="107"/>
    <p htmlId="polarion_133" wmlId="108"/>
    <h htmlId="polarion_wiki macro name=module-workitem;params=id=BEER-1534" wmlId="109"/>
    <p htmlId="polarion_79" wmlId="110"/>
    <p htmlId="polarion_134" wmlId="111"/>
    <h htmlId="polarion_wiki macro name=module-workitem;params=id=BEER-1533" wmlId="112"/>
    <p htmlId="polarion_84" wmlId="113"/>
    <p htmlId="polarion_85" wmlId="114"/>
    <h htmlId="polarion_wiki macro name=module-workitem;params=id=BEER-1516" wmlId="115"/>
    <p htmlId="polarion_135" wmlId="116"/>
    <h htmlId="polarion_wiki macro name=module-workitem;params=id=BEER-1519" wmlId="117"/>
    <p htmlId="polarion_82" wmlId="118"/>
    <h htmlId="polarion_wiki macro name=module-workitem;params=id=BEER-1514" wmlId="119"/>
    <p htmlId="polarion_21" wmlId="120"/>
    <p htmlId="polarion_22" wmlId="121"/>
    <p htmlId="polarion_25" wmlId="122"/>
    <p htmlId="polarion_80" wmlId="123"/>
    <p htmlId="polarion_183" wmlId="124"/>
    <p htmlId="polarion_184" wmlId="125"/>
    <p htmlId="polarion_185" wmlId="126"/>
    <p htmlId="polarion_186" wmlId="127"/>
    <h htmlId="polarion_wiki macro name=module-workitem;params=id=BEER-1517" wmlId="128"/>
    <p htmlId="polarion_88" wmlId="129"/>
    <p htmlId="polarion_92" wmlId="130"/>
    <p htmlId="polarion_187" wmlId="131"/>
    <h htmlId="polarion_wiki macro name=module-workitem;params=id=BEER-1541" wmlId="132"/>
    <h htmlId="polarion_wiki macro name=module-workitem;params=id=BEER-1520" wmlId="133"/>
    <p htmlId="polarion_89" wmlId="134"/>
    <p htmlId="polarion_91" wmlId="135"/>
    <p htmlId="polarion_93" wmlId="136"/>
    <h htmlId="polarion_wiki macro name=module-workitem;params=id=BEER-1540" wmlId="137"/>
    <p htmlId="polarion_136" wmlId="138"/>
    <p htmlId="polarion_50" wmlId="139"/>
    <h htmlId="polarion_wiki macro name=module-workitem;params=id=BEER-1596" wmlId="140"/>
    <p htmlId="polarion_53" wmlId="141"/>
    <p htmlId="polarion_137" wmlId="142"/>
    <p htmlId="polarion_166" wmlId="143"/>
    <p htmlId="polarion_169" wmlId="144"/>
    <h htmlId="polarion_wiki macro name=module-workitem;params=id=BEER-1625" wmlId="145"/>
    <h htmlId="polarion_wiki macro name=module-workitem;params=id=BEER-1626" wmlId="146"/>
    <p htmlId="polarion_170" wmlId="147"/>
    <h htmlId="polarion_wiki macro name=module-workitem;params=id=BEER-1627" wmlId="148"/>
    <p htmlId="polarion_172" wmlId="149"/>
    <h htmlId="polarion_wiki macro name=module-workitem;params=id=BEER-1628" wmlId="150"/>
    <p htmlId="polarion_173" wmlId="151"/>
    <h htmlId="polarion_wiki macro name=module-workitem;params=id=BEER-1518" wmlId="152"/>
    <p htmlId="polarion_52" wmlId="153"/>
    <h htmlId="polarion_wiki macro name=module-workitem;params=id=BEER-1544" wmlId="154"/>
    <p htmlId="polarion_96" wmlId="155"/>
    <h htmlId="polarion_wiki macro name=module-workitem;params=id=BEER-1545" wmlId="156"/>
    <p htmlId="polarion_97" wmlId="157"/>
    <h htmlId="polarion_wiki macro name=module-workitem;params=id=BEER-1559" wmlId="158"/>
    <p htmlId="polarion_55" wmlId="159"/>
    <ol htmlId="polarion_110" wmlId="160"/>
    <h htmlId="polarion_wiki macro name=module-workitem;params=id=BEER-1609" wmlId="161"/>
    <p htmlId="polarion_140" wmlId="162"/>
    <p htmlId="polarion_51" wmlId="163"/>
    <p htmlId="polarion_77" wmlId="164"/>
    <ol htmlId="polarion_122" wmlId="165"/>
    <h htmlId="polarion_wiki macro name=module-workitem;params=id=BEER-1561" wmlId="166"/>
    <ol htmlId="polarion_155" wmlId="167"/>
    <h htmlId="polarion_wiki macro name=module-workitem;params=id=BEER-1610" wmlId="168"/>
    <ol htmlId="polarion_156" wmlId="169"/>
    <p htmlId="polarion_151" wmlId="170"/>
    <h htmlId="polarion_wiki macro name=module-workitem;params=id=BEER-1620" wmlId="171"/>
    <p htmlId="polarion_202" wmlId="172"/>
    <p htmlId="polarion_90" wmlId="173"/>
    <p htmlId="polarion_94" wmlId="174"/>
    <h htmlId="polarion_wiki macro name=module-workitem;params=id=BEER-1623" wmlId="175"/>
    <p htmlId="polarion_188" wmlId="176"/>
    <p htmlId="polarion_189" wmlId="177"/>
    <h htmlId="polarion_wiki macro name=module-workitem;params=id=BEER-1622" wmlId="178"/>
    <p htmlId="polarion_190" wmlId="179"/>
    <p htmlId="polarion_191" wmlId="180"/>
    <p htmlId="polarion_192" wmlId="181"/>
    <h htmlId="polarion_wiki macro name=module-workitem;params=id=BEER-1621" wmlId="182"/>
    <p htmlId="polarion_193" wmlId="183"/>
    <h htmlId="polarion_wiki macro name=module-workitem;params=id=BEER-1619" wmlId="184"/>
    <p htmlId="polarion_194" wmlId="185"/>
    <h htmlId="polarion_wiki macro name=module-workitem;params=id=BEER-1618" wmlId="186"/>
    <p htmlId="polarion_195" wmlId="187"/>
    <p htmlId="polarion_196" wmlId="188"/>
    <h htmlId="polarion_wiki macro name=module-workitem;params=id=BEER-1542" wmlId="189"/>
    <h htmlId="polarion_wiki macro name=module-workitem;params=id=BEER-1543" wmlId="190"/>
    <h htmlId="polarion_wiki macro name=module-workitem;params=id=BEER-1548" wmlId="191"/>
    <p htmlId="polarion_99" wmlId="192"/>
    <h htmlId="polarion_wiki macro name=module-workitem;params=id=BEER-1547" wmlId="193"/>
    <h htmlId="polarion_wiki macro name=module-workitem;params=id=BEER-1546" wmlId="194"/>
    <h htmlId="polarion_wiki macro name=module-workitem;params=id=BEER-1538" wmlId="195"/>
    <h htmlId="polarion_wiki macro name=module-workitem;params=id=BEER-1537" wmlId="196"/>
    <h htmlId="polarion_wiki macro name=module-workitem;params=id=BEER-1536" wmlId="197"/>
    <p htmlId="polarion_57" wmlId="198"/>
    <h htmlId="polarion_wiki macro name=module-workitem;params=id=BEER-1549" wmlId="199"/>
    <p htmlId="polarion_47" wmlId="200"/>
    <h htmlId="polarion_wiki macro name=module-workitem;params=id=BEER-1551" wmlId="201"/>
    <p htmlId="polarion_56" wmlId="202"/>
    <h htmlId="polarion_wiki macro name=module-workitem;params=id=BEER-1552" wmlId="203"/>
    <h htmlId="polarion_wiki macro name=module-workitem;params=id=BEER-1550" wmlId="204"/>
    <p htmlId="polarion_106" wmlId="205"/>
    <h htmlId="polarion_wiki macro name=module-workitem;params=id=BEER-1553" wmlId="206"/>
    <h htmlId="polarion_wiki macro name=module-workitem;params=id=BEER-1556" wmlId="207"/>
    <p htmlId="polarion_86" wmlId="208"/>
    <h htmlId="polarion_wiki macro name=module-workitem;params=id=BEER-1557" wmlId="209"/>
    <p htmlId="polarion_87" wmlId="210"/>
    <h htmlId="polarion_wiki macro name=module-workitem;params=id=BEER-1554" wmlId="211"/>
    <p htmlId="polarion_98" wmlId="212"/>
    <h htmlId="polarion_wiki macro name=module-workitem;params=id=BEER-1555" wmlId="213"/>
    <p htmlId="polarion_100" wmlId="214"/>
    <h htmlId="polarion_wiki macro name=module-workitem;params=id=BEER-1558" wmlId="215"/>
    <p htmlId="polarion_107" wmlId="216"/>
    <h htmlId="polarion_wiki macro name=module-workitem;params=id=BEER-1624" wmlId="217"/>
    <p htmlId="polarion_108" wmlId="218"/>
    <h htmlId="polarion_wiki macro name=module-workitem;params=id=BEER-1611" wmlId="219"/>
    <p htmlId="polarion_157" wmlId="220"/>
    <h htmlId="polarion_wiki macro name=module-workitem;params=id=BEER-1612" wmlId="221"/>
    <p htmlId="polarion_158" wmlId="222"/>
    <table htmlId="polarion_wiki macro name=table;params=uid=159|width=90.25%" wmlId="223"/>
    <p htmlId="polarion_160" wmlId="224"/>
    <h htmlId="polarion_wiki macro name=module-workitem;params=id=BEER-1613" wmlId="225"/>
    <p htmlId="polarion_161" wmlId="226"/>
    <p htmlId="polarion_162" wmlId="227"/>
    <p htmlId="polarion_163" wmlId="228"/>
    <p htmlId="polarion_164" wmlId="229"/>
    <p htmlId="polarion_165" wmlId="230"/>
    <p htmlId="polarion_111" wmlId="231"/>
    <table htmlId="polarion_109" wmlId="232"/>
    <p htmlId="polarion_112" wmlId="233"/>
    <p htmlId="polarion_101" wmlId="234"/>
    <p htmlId="polarion_119" wmlId="235"/>
    <table htmlId="polarion_141" wmlId="236"/>
    <p htmlId="polarion_150" wmlId="237"/>
    <p htmlId="polarion_159" wmlId="238"/>
    <h htmlId="polarion_wiki macro name=module-workitem;params=id=BEER-987" wmlId="239"/>
    <table htmlId="polarion_43" wmlId="240"/>
    <p htmlId="polarion_33" wmlId="241"/>
    <p htmlId="polarion_7" wmlId="242"/>
    <p htmlId="polarion_31" wmlId="243"/>
    <p htmlId="polarion_32" wmlId="244"/>
    <p htmlId="polarion_42" wmlId="245"/>
    <p htmlId="polarion_102" wmlId="246"/>
    <p htmlId="polarion_103" wmlId="247"/>
    <p htmlId="polarion_104" wmlId="248"/>
    <p htmlId="polarion_105" wmlId="249"/>
    <p htmlId="polarion_113" wmlId="250"/>
    <p htmlId="polarion_114" wmlId="251"/>
    <p htmlId="polarion_115" wmlId="252"/>
    <p htmlId="polarion_116" wmlId="253"/>
    <p htmlId="polarion_117" wmlId="254"/>
    <p htmlId="polarion_118" wmlId="255"/>
    <p htmlId="polarion_120" wmlId="256"/>
    <p htmlId="polarion_121" wmlId="257"/>
    <p htmlId="polarion_123" wmlId="258"/>
    <p htmlId="polarion_124" wmlId="259"/>
    <p htmlId="polarion_125" wmlId="260"/>
    <p htmlId="polarion_126" wmlId="261"/>
    <p htmlId="polarion_127" wmlId="262"/>
    <p htmlId="polarion_128" wmlId="263"/>
    <p htmlId="polarion_129" wmlId="264"/>
    <p htmlId="polarion_130" wmlId="265"/>
    <p htmlId="polarion_138" wmlId="266"/>
    <p htmlId="polarion_139" wmlId="267"/>
    <p htmlId="polarion_49" wmlId="268"/>
    <p htmlId="polarion_142" wmlId="269"/>
    <p htmlId="polarion_143" wmlId="270"/>
    <p htmlId="polarion_144" wmlId="271"/>
    <p htmlId="polarion_145" wmlId="272"/>
    <p htmlId="polarion_146" wmlId="273"/>
    <p htmlId="polarion_147" wmlId="274"/>
    <p htmlId="polarion_148" wmlId="275"/>
    <p htmlId="polarion_152" wmlId="276"/>
    <p htmlId="polarion_153" wmlId="277"/>
    <p htmlId="polarion_154" wmlId="278"/>
    <p htmlId="polarion_175" wmlId="279"/>
    <p htmlId="polarion_176" wmlId="280"/>
    <p htmlId="polarion_177" wmlId="281"/>
    <p htmlId="polarion_178" wmlId="282"/>
    <p htmlId="polarion_179" wmlId="283"/>
    <p htmlId="polarion_180" wmlId="284"/>
    <p htmlId="polarion_167" wmlId="285"/>
    <p htmlId="polarion_168" wmlId="286"/>
    <p htmlId="polarion_171" wmlId="287"/>
    <p htmlId="polarion_95" wmlId="288"/>
    <p htmlId="polarion_174" wmlId="289"/>
    <p htmlId="polarion_181" wmlId="290"/>
    <p htmlId="polarion_182" wmlId="291"/>
    <p htmlId="polarion_197" wmlId="292"/>
    <p htmlId="polarion_198" wmlId="293"/>
    <p htmlId="polarion_199" wmlId="294"/>
    <p htmlId="polarion_200" wmlId="295"/>
    <p htmlId="polarion_201" wmlId="296"/>
  </topLevelElements>
  <headingStyles>
    <style>
      <id>Heading1</id>
      <name>heading 1</name>
    </style>
    <style>
      <id>Heading2</id>
      <name>heading 2</name>
    </style>
    <style>
      <id>Heading3</id>
      <name>heading 3</name>
    </style>
    <style>
      <id>Heading4</id>
      <name>heading 4</name>
    </style>
    <style>
      <id>Heading5</id>
      <name>heading 5</name>
    </style>
    <style>
      <id>Heading6</id>
      <name>heading 6</name>
    </style>
    <style>
      <id>Heading7</id>
      <name>heading 7</name>
    </style>
    <style>
      <id>Heading8</id>
      <name>heading 8</name>
    </style>
    <style>
      <id>Heading9</id>
      <name>heading 9</name>
    </style>
  </headingStyles>
</roundTripData>
</file>

<file path=customXml/item2.xml><?xml version="1.0" encoding="utf-8"?>
<hyperlinkData>
  <hyperlinks>
    <hyperlink class="polarion-rte-link" data-item-name="IRE_Features_Spec" data-option-id="default" data-scope="IRE" data-space-name="Features" data-type="document" linkId="1"/>
    <hyperlink class="polarion-rte-link" data-item-name="EasyMesh_Framework_Requirement" data-option-id="default" data-scope="IRE" data-space-name="Specifications" data-type="document" linkId="2" style=";font-size: 10pt;line-height: 1.5;"/>
    <hyperlink class="polarion-rte-link" data-item-name="BeeRocks_Requirements" data-option-id="default" data-space-name="Specifications" data-type="document" linkId="3"/>
    <hyperlink class="polarion-rte-link" data-item-name="BML_API_Reference" data-option-id="default" data-space-name="Specifications" data-type="document" linkId="4"/>
    <hyperlink class="polarion-rte-link" data-item-name="BPL_API_Reference" data-option-id="default" data-space-name="Specifications" data-type="document" linkId="5"/>
    <hyperlink class="polarion-rte-link" data-item-name="WLAN_Requirements" data-option-id="default" data-space-name="Specifications" data-type="document" linkId="6"/>
    <hyperlink class="polarion-rte-link" data-item-name="BeeRocks_Requirements" data-option-id="default" data-space-name="Specifications" data-type="document" linkId="7" style=";font-size: 10pt;line-height: 1.5;"/>
    <hyperlink class="polarion-rte-link" data-item-name="EasyMesh_Framework_Architecture" data-option-id="default" data-scope="IRE" data-space-name="Architecture" data-type="document" linkId="8"/>
    <hyperlink class="polarion-rte-link" data-item-name="WDS_Connectivity_Application_Notes" data-option-id="default" data-scope="IRE" data-space-name="Specifications" data-type="document" linkId="9" style=";font-size: 10pt;line-height: 1.5;"/>
    <hyperlink class="polarion-rte-link" data-item-name="WLAN_Requirements" data-option-id="default" data-space-name="Specifications" data-type="document" linkId="10" style=";font-size: 10pt;line-height: 1.5;"/>
  </hyperlinks>
</hyperlink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24ED5-3E6F-4DCE-8375-100C42FD6725}">
  <ds:schemaRefs/>
</ds:datastoreItem>
</file>

<file path=customXml/itemProps2.xml><?xml version="1.0" encoding="utf-8"?>
<ds:datastoreItem xmlns:ds="http://schemas.openxmlformats.org/officeDocument/2006/customXml" ds:itemID="{EFE4E64D-873F-4BC4-9A1A-D973B93D9F7B}">
  <ds:schemaRefs/>
</ds:datastoreItem>
</file>

<file path=customXml/itemProps3.xml><?xml version="1.0" encoding="utf-8"?>
<ds:datastoreItem xmlns:ds="http://schemas.openxmlformats.org/officeDocument/2006/customXml" ds:itemID="{492EDA4F-B22B-4286-A336-BCA73E93A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4854</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Lantiq</Company>
  <LinksUpToDate>false</LinksUpToDate>
  <CharactersWithSpaces>32464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Doe</dc:creator>
  <cp:lastModifiedBy>Eliyahu, Tomer B</cp:lastModifiedBy>
  <cp:revision>2</cp:revision>
  <dcterms:created xsi:type="dcterms:W3CDTF">2019-06-13T14:29:00Z</dcterms:created>
  <dcterms:modified xsi:type="dcterms:W3CDTF">2019-06-13T14:29:00Z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ConfidentialStatus">
    <vt:lpwstr>For Internal Use Only</vt:lpwstr>
  </property>
  <property fmtid="{D5CDD505-2E9C-101B-9397-08002B2CF9AE}" pid="3" name="Doc_Preliminary">
    <vt:lpwstr> </vt:lpwstr>
  </property>
  <property fmtid="{D5CDD505-2E9C-101B-9397-08002B2CF9AE}" pid="4" name="Doc_Type">
    <vt:lpwstr>Doc_Type</vt:lpwstr>
  </property>
  <property fmtid="{D5CDD505-2E9C-101B-9397-08002B2CF9AE}" pid="5" name="Doc_Subtype">
    <vt:lpwstr>Doc_Subtype</vt:lpwstr>
  </property>
  <property fmtid="{D5CDD505-2E9C-101B-9397-08002B2CF9AE}" pid="6" name="Doc_TopRight1">
    <vt:lpwstr>Doc_TopRight1</vt:lpwstr>
  </property>
  <property fmtid="{D5CDD505-2E9C-101B-9397-08002B2CF9AE}" pid="7" name="Doc_TopRight2">
    <vt:lpwstr>Doc_TopRight2</vt:lpwstr>
  </property>
  <property fmtid="{D5CDD505-2E9C-101B-9397-08002B2CF9AE}" pid="8" name="Polarion Module URI">
    <vt:lpwstr>subterra:data-service:objects:/default/BEER${Module}{moduleFolder}Architecture#BeeRocks_v1_4_Architecture</vt:lpwstr>
  </property>
  <property fmtid="{D5CDD505-2E9C-101B-9397-08002B2CF9AE}" pid="9" name="Polarion Revision">
    <vt:lpwstr>246572</vt:lpwstr>
  </property>
  <property fmtid="{D5CDD505-2E9C-101B-9397-08002B2CF9AE}" pid="10" name="Polarion Field Info.1">
    <vt:lpwstr>Module.homePageContent</vt:lpwstr>
  </property>
  <property fmtid="{D5CDD505-2E9C-101B-9397-08002B2CF9AE}" pid="11" name="Polarion Field Info.2">
    <vt:lpwstr>WorkItem.description</vt:lpwstr>
  </property>
  <property fmtid="{D5CDD505-2E9C-101B-9397-08002B2CF9AE}" pid="12" name="TitusGUID">
    <vt:lpwstr>c6ca4ebe-c084-4286-bc63-8c755e3d542c</vt:lpwstr>
  </property>
  <property fmtid="{D5CDD505-2E9C-101B-9397-08002B2CF9AE}" pid="13" name="CTPClassification">
    <vt:lpwstr>CTP_NT</vt:lpwstr>
  </property>
</Properties>
</file>